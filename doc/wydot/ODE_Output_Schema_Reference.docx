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bookmarkStart w:id="0" w:name="_GoBack"/>
      <w:bookmarkEnd w:id="0"/>
    </w:p>
    <w:p w:rsidR="008C1C89" w:rsidRPr="00AC61F8" w:rsidRDefault="008C1C89" w:rsidP="008C1C89">
      <w:pPr>
        <w:pStyle w:val="NormalArial11"/>
        <w:ind w:left="2880"/>
        <w:jc w:val="left"/>
        <w:rPr>
          <w:b/>
        </w:rPr>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AB3FF6">
        <w:rPr>
          <w:b/>
          <w:noProof/>
          <w:color w:val="0070C0"/>
        </w:rPr>
        <w:t>February 4, 2019</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076DCA"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180403" w:history="1">
            <w:r w:rsidR="00076DCA" w:rsidRPr="007B2461">
              <w:rPr>
                <w:rStyle w:val="Hyperlink"/>
                <w:noProof/>
              </w:rPr>
              <w:t>1</w:t>
            </w:r>
            <w:r w:rsidR="00076DCA">
              <w:rPr>
                <w:noProof/>
                <w:lang w:eastAsia="en-US"/>
              </w:rPr>
              <w:tab/>
            </w:r>
            <w:r w:rsidR="00076DCA" w:rsidRPr="007B2461">
              <w:rPr>
                <w:rStyle w:val="Hyperlink"/>
                <w:noProof/>
              </w:rPr>
              <w:t>Introduction</w:t>
            </w:r>
            <w:r w:rsidR="00076DCA">
              <w:rPr>
                <w:noProof/>
                <w:webHidden/>
              </w:rPr>
              <w:tab/>
            </w:r>
            <w:r w:rsidR="00076DCA">
              <w:rPr>
                <w:noProof/>
                <w:webHidden/>
              </w:rPr>
              <w:fldChar w:fldCharType="begin"/>
            </w:r>
            <w:r w:rsidR="00076DCA">
              <w:rPr>
                <w:noProof/>
                <w:webHidden/>
              </w:rPr>
              <w:instrText xml:space="preserve"> PAGEREF _Toc180403 \h </w:instrText>
            </w:r>
            <w:r w:rsidR="00076DCA">
              <w:rPr>
                <w:noProof/>
                <w:webHidden/>
              </w:rPr>
            </w:r>
            <w:r w:rsidR="00076DCA">
              <w:rPr>
                <w:noProof/>
                <w:webHidden/>
              </w:rPr>
              <w:fldChar w:fldCharType="separate"/>
            </w:r>
            <w:r w:rsidR="00076DCA">
              <w:rPr>
                <w:noProof/>
                <w:webHidden/>
              </w:rPr>
              <w:t>7</w:t>
            </w:r>
            <w:r w:rsidR="00076DCA">
              <w:rPr>
                <w:noProof/>
                <w:webHidden/>
              </w:rPr>
              <w:fldChar w:fldCharType="end"/>
            </w:r>
          </w:hyperlink>
        </w:p>
        <w:p w:rsidR="00076DCA" w:rsidRDefault="00AB3FF6">
          <w:pPr>
            <w:pStyle w:val="TOC1"/>
            <w:tabs>
              <w:tab w:val="left" w:pos="480"/>
              <w:tab w:val="right" w:leader="dot" w:pos="9350"/>
            </w:tabs>
            <w:rPr>
              <w:noProof/>
              <w:lang w:eastAsia="en-US"/>
            </w:rPr>
          </w:pPr>
          <w:hyperlink w:anchor="_Toc180404" w:history="1">
            <w:r w:rsidR="00076DCA" w:rsidRPr="007B2461">
              <w:rPr>
                <w:rStyle w:val="Hyperlink"/>
                <w:noProof/>
              </w:rPr>
              <w:t>2</w:t>
            </w:r>
            <w:r w:rsidR="00076DCA">
              <w:rPr>
                <w:noProof/>
                <w:lang w:eastAsia="en-US"/>
              </w:rPr>
              <w:tab/>
            </w:r>
            <w:r w:rsidR="00076DCA" w:rsidRPr="007B2461">
              <w:rPr>
                <w:rStyle w:val="Hyperlink"/>
                <w:noProof/>
              </w:rPr>
              <w:t>Published Topics</w:t>
            </w:r>
            <w:r w:rsidR="00076DCA">
              <w:rPr>
                <w:noProof/>
                <w:webHidden/>
              </w:rPr>
              <w:tab/>
            </w:r>
            <w:r w:rsidR="00076DCA">
              <w:rPr>
                <w:noProof/>
                <w:webHidden/>
              </w:rPr>
              <w:fldChar w:fldCharType="begin"/>
            </w:r>
            <w:r w:rsidR="00076DCA">
              <w:rPr>
                <w:noProof/>
                <w:webHidden/>
              </w:rPr>
              <w:instrText xml:space="preserve"> PAGEREF _Toc180404 \h </w:instrText>
            </w:r>
            <w:r w:rsidR="00076DCA">
              <w:rPr>
                <w:noProof/>
                <w:webHidden/>
              </w:rPr>
            </w:r>
            <w:r w:rsidR="00076DCA">
              <w:rPr>
                <w:noProof/>
                <w:webHidden/>
              </w:rPr>
              <w:fldChar w:fldCharType="separate"/>
            </w:r>
            <w:r w:rsidR="00076DCA">
              <w:rPr>
                <w:noProof/>
                <w:webHidden/>
              </w:rPr>
              <w:t>7</w:t>
            </w:r>
            <w:r w:rsidR="00076DCA">
              <w:rPr>
                <w:noProof/>
                <w:webHidden/>
              </w:rPr>
              <w:fldChar w:fldCharType="end"/>
            </w:r>
          </w:hyperlink>
        </w:p>
        <w:p w:rsidR="00076DCA" w:rsidRDefault="00AB3FF6">
          <w:pPr>
            <w:pStyle w:val="TOC1"/>
            <w:tabs>
              <w:tab w:val="left" w:pos="480"/>
              <w:tab w:val="right" w:leader="dot" w:pos="9350"/>
            </w:tabs>
            <w:rPr>
              <w:noProof/>
              <w:lang w:eastAsia="en-US"/>
            </w:rPr>
          </w:pPr>
          <w:hyperlink w:anchor="_Toc180405" w:history="1">
            <w:r w:rsidR="00076DCA" w:rsidRPr="007B2461">
              <w:rPr>
                <w:rStyle w:val="Hyperlink"/>
                <w:noProof/>
              </w:rPr>
              <w:t>3</w:t>
            </w:r>
            <w:r w:rsidR="00076DCA">
              <w:rPr>
                <w:noProof/>
                <w:lang w:eastAsia="en-US"/>
              </w:rPr>
              <w:tab/>
            </w:r>
            <w:r w:rsidR="00076DCA" w:rsidRPr="007B2461">
              <w:rPr>
                <w:rStyle w:val="Hyperlink"/>
                <w:noProof/>
              </w:rPr>
              <w:t>Common Data Schemas</w:t>
            </w:r>
            <w:r w:rsidR="00076DCA">
              <w:rPr>
                <w:noProof/>
                <w:webHidden/>
              </w:rPr>
              <w:tab/>
            </w:r>
            <w:r w:rsidR="00076DCA">
              <w:rPr>
                <w:noProof/>
                <w:webHidden/>
              </w:rPr>
              <w:fldChar w:fldCharType="begin"/>
            </w:r>
            <w:r w:rsidR="00076DCA">
              <w:rPr>
                <w:noProof/>
                <w:webHidden/>
              </w:rPr>
              <w:instrText xml:space="preserve"> PAGEREF _Toc180405 \h </w:instrText>
            </w:r>
            <w:r w:rsidR="00076DCA">
              <w:rPr>
                <w:noProof/>
                <w:webHidden/>
              </w:rPr>
            </w:r>
            <w:r w:rsidR="00076DCA">
              <w:rPr>
                <w:noProof/>
                <w:webHidden/>
              </w:rPr>
              <w:fldChar w:fldCharType="separate"/>
            </w:r>
            <w:r w:rsidR="00076DCA">
              <w:rPr>
                <w:noProof/>
                <w:webHidden/>
              </w:rPr>
              <w:t>8</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06" w:history="1">
            <w:r w:rsidR="00076DCA" w:rsidRPr="007B2461">
              <w:rPr>
                <w:rStyle w:val="Hyperlink"/>
                <w:noProof/>
              </w:rPr>
              <w:t>3.1</w:t>
            </w:r>
            <w:r w:rsidR="00076DCA">
              <w:rPr>
                <w:noProof/>
                <w:lang w:eastAsia="en-US"/>
              </w:rPr>
              <w:tab/>
            </w:r>
            <w:r w:rsidR="00076DCA" w:rsidRPr="007B2461">
              <w:rPr>
                <w:rStyle w:val="Hyperlink"/>
                <w:noProof/>
              </w:rPr>
              <w:t>ODE Data</w:t>
            </w:r>
            <w:r w:rsidR="00076DCA">
              <w:rPr>
                <w:noProof/>
                <w:webHidden/>
              </w:rPr>
              <w:tab/>
            </w:r>
            <w:r w:rsidR="00076DCA">
              <w:rPr>
                <w:noProof/>
                <w:webHidden/>
              </w:rPr>
              <w:fldChar w:fldCharType="begin"/>
            </w:r>
            <w:r w:rsidR="00076DCA">
              <w:rPr>
                <w:noProof/>
                <w:webHidden/>
              </w:rPr>
              <w:instrText xml:space="preserve"> PAGEREF _Toc180406 \h </w:instrText>
            </w:r>
            <w:r w:rsidR="00076DCA">
              <w:rPr>
                <w:noProof/>
                <w:webHidden/>
              </w:rPr>
            </w:r>
            <w:r w:rsidR="00076DCA">
              <w:rPr>
                <w:noProof/>
                <w:webHidden/>
              </w:rPr>
              <w:fldChar w:fldCharType="separate"/>
            </w:r>
            <w:r w:rsidR="00076DCA">
              <w:rPr>
                <w:noProof/>
                <w:webHidden/>
              </w:rPr>
              <w:t>9</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07" w:history="1">
            <w:r w:rsidR="00076DCA" w:rsidRPr="007B2461">
              <w:rPr>
                <w:rStyle w:val="Hyperlink"/>
                <w:noProof/>
              </w:rPr>
              <w:t>3.2</w:t>
            </w:r>
            <w:r w:rsidR="00076DCA">
              <w:rPr>
                <w:noProof/>
                <w:lang w:eastAsia="en-US"/>
              </w:rPr>
              <w:tab/>
            </w:r>
            <w:r w:rsidR="00076DCA" w:rsidRPr="007B2461">
              <w:rPr>
                <w:rStyle w:val="Hyperlink"/>
                <w:noProof/>
              </w:rPr>
              <w:t>ODE Message Metadata</w:t>
            </w:r>
            <w:r w:rsidR="00076DCA">
              <w:rPr>
                <w:noProof/>
                <w:webHidden/>
              </w:rPr>
              <w:tab/>
            </w:r>
            <w:r w:rsidR="00076DCA">
              <w:rPr>
                <w:noProof/>
                <w:webHidden/>
              </w:rPr>
              <w:fldChar w:fldCharType="begin"/>
            </w:r>
            <w:r w:rsidR="00076DCA">
              <w:rPr>
                <w:noProof/>
                <w:webHidden/>
              </w:rPr>
              <w:instrText xml:space="preserve"> PAGEREF _Toc180407 \h </w:instrText>
            </w:r>
            <w:r w:rsidR="00076DCA">
              <w:rPr>
                <w:noProof/>
                <w:webHidden/>
              </w:rPr>
            </w:r>
            <w:r w:rsidR="00076DCA">
              <w:rPr>
                <w:noProof/>
                <w:webHidden/>
              </w:rPr>
              <w:fldChar w:fldCharType="separate"/>
            </w:r>
            <w:r w:rsidR="00076DCA">
              <w:rPr>
                <w:noProof/>
                <w:webHidden/>
              </w:rPr>
              <w:t>9</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08" w:history="1">
            <w:r w:rsidR="00076DCA" w:rsidRPr="007B2461">
              <w:rPr>
                <w:rStyle w:val="Hyperlink"/>
                <w:noProof/>
              </w:rPr>
              <w:t>3.3</w:t>
            </w:r>
            <w:r w:rsidR="00076DCA">
              <w:rPr>
                <w:noProof/>
                <w:lang w:eastAsia="en-US"/>
              </w:rPr>
              <w:tab/>
            </w:r>
            <w:r w:rsidR="00076DCA" w:rsidRPr="007B2461">
              <w:rPr>
                <w:rStyle w:val="Hyperlink"/>
                <w:noProof/>
              </w:rPr>
              <w:t>SerialId</w:t>
            </w:r>
            <w:r w:rsidR="00076DCA">
              <w:rPr>
                <w:noProof/>
                <w:webHidden/>
              </w:rPr>
              <w:tab/>
            </w:r>
            <w:r w:rsidR="00076DCA">
              <w:rPr>
                <w:noProof/>
                <w:webHidden/>
              </w:rPr>
              <w:fldChar w:fldCharType="begin"/>
            </w:r>
            <w:r w:rsidR="00076DCA">
              <w:rPr>
                <w:noProof/>
                <w:webHidden/>
              </w:rPr>
              <w:instrText xml:space="preserve"> PAGEREF _Toc180408 \h </w:instrText>
            </w:r>
            <w:r w:rsidR="00076DCA">
              <w:rPr>
                <w:noProof/>
                <w:webHidden/>
              </w:rPr>
            </w:r>
            <w:r w:rsidR="00076DCA">
              <w:rPr>
                <w:noProof/>
                <w:webHidden/>
              </w:rPr>
              <w:fldChar w:fldCharType="separate"/>
            </w:r>
            <w:r w:rsidR="00076DCA">
              <w:rPr>
                <w:noProof/>
                <w:webHidden/>
              </w:rPr>
              <w:t>12</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09" w:history="1">
            <w:r w:rsidR="00076DCA" w:rsidRPr="007B2461">
              <w:rPr>
                <w:rStyle w:val="Hyperlink"/>
                <w:noProof/>
              </w:rPr>
              <w:t>3.4</w:t>
            </w:r>
            <w:r w:rsidR="00076DCA">
              <w:rPr>
                <w:noProof/>
                <w:lang w:eastAsia="en-US"/>
              </w:rPr>
              <w:tab/>
            </w:r>
            <w:r w:rsidR="00076DCA" w:rsidRPr="007B2461">
              <w:rPr>
                <w:rStyle w:val="Hyperlink"/>
                <w:noProof/>
              </w:rPr>
              <w:t>ASN.1 Encodings</w:t>
            </w:r>
            <w:r w:rsidR="00076DCA">
              <w:rPr>
                <w:noProof/>
                <w:webHidden/>
              </w:rPr>
              <w:tab/>
            </w:r>
            <w:r w:rsidR="00076DCA">
              <w:rPr>
                <w:noProof/>
                <w:webHidden/>
              </w:rPr>
              <w:fldChar w:fldCharType="begin"/>
            </w:r>
            <w:r w:rsidR="00076DCA">
              <w:rPr>
                <w:noProof/>
                <w:webHidden/>
              </w:rPr>
              <w:instrText xml:space="preserve"> PAGEREF _Toc180409 \h </w:instrText>
            </w:r>
            <w:r w:rsidR="00076DCA">
              <w:rPr>
                <w:noProof/>
                <w:webHidden/>
              </w:rPr>
            </w:r>
            <w:r w:rsidR="00076DCA">
              <w:rPr>
                <w:noProof/>
                <w:webHidden/>
              </w:rPr>
              <w:fldChar w:fldCharType="separate"/>
            </w:r>
            <w:r w:rsidR="00076DCA">
              <w:rPr>
                <w:noProof/>
                <w:webHidden/>
              </w:rPr>
              <w:t>12</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10" w:history="1">
            <w:r w:rsidR="00076DCA" w:rsidRPr="007B2461">
              <w:rPr>
                <w:rStyle w:val="Hyperlink"/>
                <w:noProof/>
              </w:rPr>
              <w:t>3.5</w:t>
            </w:r>
            <w:r w:rsidR="00076DCA">
              <w:rPr>
                <w:noProof/>
                <w:lang w:eastAsia="en-US"/>
              </w:rPr>
              <w:tab/>
            </w:r>
            <w:r w:rsidR="00076DCA" w:rsidRPr="007B2461">
              <w:rPr>
                <w:rStyle w:val="Hyperlink"/>
                <w:noProof/>
              </w:rPr>
              <w:t>ReceivedMessageDetails</w:t>
            </w:r>
            <w:r w:rsidR="00076DCA">
              <w:rPr>
                <w:noProof/>
                <w:webHidden/>
              </w:rPr>
              <w:tab/>
            </w:r>
            <w:r w:rsidR="00076DCA">
              <w:rPr>
                <w:noProof/>
                <w:webHidden/>
              </w:rPr>
              <w:fldChar w:fldCharType="begin"/>
            </w:r>
            <w:r w:rsidR="00076DCA">
              <w:rPr>
                <w:noProof/>
                <w:webHidden/>
              </w:rPr>
              <w:instrText xml:space="preserve"> PAGEREF _Toc180410 \h </w:instrText>
            </w:r>
            <w:r w:rsidR="00076DCA">
              <w:rPr>
                <w:noProof/>
                <w:webHidden/>
              </w:rPr>
            </w:r>
            <w:r w:rsidR="00076DCA">
              <w:rPr>
                <w:noProof/>
                <w:webHidden/>
              </w:rPr>
              <w:fldChar w:fldCharType="separate"/>
            </w:r>
            <w:r w:rsidR="00076DCA">
              <w:rPr>
                <w:noProof/>
                <w:webHidden/>
              </w:rPr>
              <w:t>13</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11" w:history="1">
            <w:r w:rsidR="00076DCA" w:rsidRPr="007B2461">
              <w:rPr>
                <w:rStyle w:val="Hyperlink"/>
                <w:noProof/>
              </w:rPr>
              <w:t>3.6</w:t>
            </w:r>
            <w:r w:rsidR="00076DCA">
              <w:rPr>
                <w:noProof/>
                <w:lang w:eastAsia="en-US"/>
              </w:rPr>
              <w:tab/>
            </w:r>
            <w:r w:rsidR="00076DCA" w:rsidRPr="007B2461">
              <w:rPr>
                <w:rStyle w:val="Hyperlink"/>
                <w:noProof/>
              </w:rPr>
              <w:t>OdeMessagePayload</w:t>
            </w:r>
            <w:r w:rsidR="00076DCA">
              <w:rPr>
                <w:noProof/>
                <w:webHidden/>
              </w:rPr>
              <w:tab/>
            </w:r>
            <w:r w:rsidR="00076DCA">
              <w:rPr>
                <w:noProof/>
                <w:webHidden/>
              </w:rPr>
              <w:fldChar w:fldCharType="begin"/>
            </w:r>
            <w:r w:rsidR="00076DCA">
              <w:rPr>
                <w:noProof/>
                <w:webHidden/>
              </w:rPr>
              <w:instrText xml:space="preserve"> PAGEREF _Toc180411 \h </w:instrText>
            </w:r>
            <w:r w:rsidR="00076DCA">
              <w:rPr>
                <w:noProof/>
                <w:webHidden/>
              </w:rPr>
            </w:r>
            <w:r w:rsidR="00076DCA">
              <w:rPr>
                <w:noProof/>
                <w:webHidden/>
              </w:rPr>
              <w:fldChar w:fldCharType="separate"/>
            </w:r>
            <w:r w:rsidR="00076DCA">
              <w:rPr>
                <w:noProof/>
                <w:webHidden/>
              </w:rPr>
              <w:t>13</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12" w:history="1">
            <w:r w:rsidR="00076DCA" w:rsidRPr="007B2461">
              <w:rPr>
                <w:rStyle w:val="Hyperlink"/>
                <w:noProof/>
              </w:rPr>
              <w:t>3.7</w:t>
            </w:r>
            <w:r w:rsidR="00076DCA">
              <w:rPr>
                <w:noProof/>
                <w:lang w:eastAsia="en-US"/>
              </w:rPr>
              <w:tab/>
            </w:r>
            <w:r w:rsidR="00076DCA" w:rsidRPr="007B2461">
              <w:rPr>
                <w:rStyle w:val="Hyperlink"/>
                <w:noProof/>
              </w:rPr>
              <w:t>Service Request</w:t>
            </w:r>
            <w:r w:rsidR="00076DCA">
              <w:rPr>
                <w:noProof/>
                <w:webHidden/>
              </w:rPr>
              <w:tab/>
            </w:r>
            <w:r w:rsidR="00076DCA">
              <w:rPr>
                <w:noProof/>
                <w:webHidden/>
              </w:rPr>
              <w:fldChar w:fldCharType="begin"/>
            </w:r>
            <w:r w:rsidR="00076DCA">
              <w:rPr>
                <w:noProof/>
                <w:webHidden/>
              </w:rPr>
              <w:instrText xml:space="preserve"> PAGEREF _Toc180412 \h </w:instrText>
            </w:r>
            <w:r w:rsidR="00076DCA">
              <w:rPr>
                <w:noProof/>
                <w:webHidden/>
              </w:rPr>
            </w:r>
            <w:r w:rsidR="00076DCA">
              <w:rPr>
                <w:noProof/>
                <w:webHidden/>
              </w:rPr>
              <w:fldChar w:fldCharType="separate"/>
            </w:r>
            <w:r w:rsidR="00076DCA">
              <w:rPr>
                <w:noProof/>
                <w:webHidden/>
              </w:rPr>
              <w:t>14</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13" w:history="1">
            <w:r w:rsidR="00076DCA" w:rsidRPr="007B2461">
              <w:rPr>
                <w:rStyle w:val="Hyperlink"/>
                <w:rFonts w:eastAsiaTheme="majorEastAsia"/>
                <w:noProof/>
              </w:rPr>
              <w:t>3.7.1</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ServiceRequest.OdeInternal</w:t>
            </w:r>
            <w:r w:rsidR="00076DCA">
              <w:rPr>
                <w:noProof/>
                <w:webHidden/>
              </w:rPr>
              <w:tab/>
            </w:r>
            <w:r w:rsidR="00076DCA">
              <w:rPr>
                <w:noProof/>
                <w:webHidden/>
              </w:rPr>
              <w:fldChar w:fldCharType="begin"/>
            </w:r>
            <w:r w:rsidR="00076DCA">
              <w:rPr>
                <w:noProof/>
                <w:webHidden/>
              </w:rPr>
              <w:instrText xml:space="preserve"> PAGEREF _Toc180413 \h </w:instrText>
            </w:r>
            <w:r w:rsidR="00076DCA">
              <w:rPr>
                <w:noProof/>
                <w:webHidden/>
              </w:rPr>
            </w:r>
            <w:r w:rsidR="00076DCA">
              <w:rPr>
                <w:noProof/>
                <w:webHidden/>
              </w:rPr>
              <w:fldChar w:fldCharType="separate"/>
            </w:r>
            <w:r w:rsidR="00076DCA">
              <w:rPr>
                <w:noProof/>
                <w:webHidden/>
              </w:rPr>
              <w:t>14</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14" w:history="1">
            <w:r w:rsidR="00076DCA" w:rsidRPr="007B2461">
              <w:rPr>
                <w:rStyle w:val="Hyperlink"/>
                <w:rFonts w:eastAsiaTheme="majorEastAsia"/>
                <w:noProof/>
              </w:rPr>
              <w:t>3.7.2</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SituationDataWarehouse.SDW</w:t>
            </w:r>
            <w:r w:rsidR="00076DCA">
              <w:rPr>
                <w:noProof/>
                <w:webHidden/>
              </w:rPr>
              <w:tab/>
            </w:r>
            <w:r w:rsidR="00076DCA">
              <w:rPr>
                <w:noProof/>
                <w:webHidden/>
              </w:rPr>
              <w:fldChar w:fldCharType="begin"/>
            </w:r>
            <w:r w:rsidR="00076DCA">
              <w:rPr>
                <w:noProof/>
                <w:webHidden/>
              </w:rPr>
              <w:instrText xml:space="preserve"> PAGEREF _Toc180414 \h </w:instrText>
            </w:r>
            <w:r w:rsidR="00076DCA">
              <w:rPr>
                <w:noProof/>
                <w:webHidden/>
              </w:rPr>
            </w:r>
            <w:r w:rsidR="00076DCA">
              <w:rPr>
                <w:noProof/>
                <w:webHidden/>
              </w:rPr>
              <w:fldChar w:fldCharType="separate"/>
            </w:r>
            <w:r w:rsidR="00076DCA">
              <w:rPr>
                <w:noProof/>
                <w:webHidden/>
              </w:rPr>
              <w:t>15</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15" w:history="1">
            <w:r w:rsidR="00076DCA" w:rsidRPr="007B2461">
              <w:rPr>
                <w:rStyle w:val="Hyperlink"/>
                <w:rFonts w:eastAsiaTheme="majorEastAsia"/>
                <w:noProof/>
              </w:rPr>
              <w:t>3.7.3</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RoadSideUnit.RSU</w:t>
            </w:r>
            <w:r w:rsidR="00076DCA">
              <w:rPr>
                <w:noProof/>
                <w:webHidden/>
              </w:rPr>
              <w:tab/>
            </w:r>
            <w:r w:rsidR="00076DCA">
              <w:rPr>
                <w:noProof/>
                <w:webHidden/>
              </w:rPr>
              <w:fldChar w:fldCharType="begin"/>
            </w:r>
            <w:r w:rsidR="00076DCA">
              <w:rPr>
                <w:noProof/>
                <w:webHidden/>
              </w:rPr>
              <w:instrText xml:space="preserve"> PAGEREF _Toc180415 \h </w:instrText>
            </w:r>
            <w:r w:rsidR="00076DCA">
              <w:rPr>
                <w:noProof/>
                <w:webHidden/>
              </w:rPr>
            </w:r>
            <w:r w:rsidR="00076DCA">
              <w:rPr>
                <w:noProof/>
                <w:webHidden/>
              </w:rPr>
              <w:fldChar w:fldCharType="separate"/>
            </w:r>
            <w:r w:rsidR="00076DCA">
              <w:rPr>
                <w:noProof/>
                <w:webHidden/>
              </w:rPr>
              <w:t>15</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16" w:history="1">
            <w:r w:rsidR="00076DCA" w:rsidRPr="007B2461">
              <w:rPr>
                <w:rStyle w:val="Hyperlink"/>
                <w:rFonts w:eastAsiaTheme="majorEastAsia"/>
                <w:noProof/>
              </w:rPr>
              <w:t>3.7.4</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SNMP</w:t>
            </w:r>
            <w:r w:rsidR="00076DCA">
              <w:rPr>
                <w:noProof/>
                <w:webHidden/>
              </w:rPr>
              <w:tab/>
            </w:r>
            <w:r w:rsidR="00076DCA">
              <w:rPr>
                <w:noProof/>
                <w:webHidden/>
              </w:rPr>
              <w:fldChar w:fldCharType="begin"/>
            </w:r>
            <w:r w:rsidR="00076DCA">
              <w:rPr>
                <w:noProof/>
                <w:webHidden/>
              </w:rPr>
              <w:instrText xml:space="preserve"> PAGEREF _Toc180416 \h </w:instrText>
            </w:r>
            <w:r w:rsidR="00076DCA">
              <w:rPr>
                <w:noProof/>
                <w:webHidden/>
              </w:rPr>
            </w:r>
            <w:r w:rsidR="00076DCA">
              <w:rPr>
                <w:noProof/>
                <w:webHidden/>
              </w:rPr>
              <w:fldChar w:fldCharType="separate"/>
            </w:r>
            <w:r w:rsidR="00076DCA">
              <w:rPr>
                <w:noProof/>
                <w:webHidden/>
              </w:rPr>
              <w:t>16</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17" w:history="1">
            <w:r w:rsidR="00076DCA" w:rsidRPr="007B2461">
              <w:rPr>
                <w:rStyle w:val="Hyperlink"/>
                <w:rFonts w:eastAsiaTheme="majorEastAsia"/>
                <w:noProof/>
              </w:rPr>
              <w:t>3.7.5</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ServiceRegion</w:t>
            </w:r>
            <w:r w:rsidR="00076DCA">
              <w:rPr>
                <w:noProof/>
                <w:webHidden/>
              </w:rPr>
              <w:tab/>
            </w:r>
            <w:r w:rsidR="00076DCA">
              <w:rPr>
                <w:noProof/>
                <w:webHidden/>
              </w:rPr>
              <w:fldChar w:fldCharType="begin"/>
            </w:r>
            <w:r w:rsidR="00076DCA">
              <w:rPr>
                <w:noProof/>
                <w:webHidden/>
              </w:rPr>
              <w:instrText xml:space="preserve"> PAGEREF _Toc180417 \h </w:instrText>
            </w:r>
            <w:r w:rsidR="00076DCA">
              <w:rPr>
                <w:noProof/>
                <w:webHidden/>
              </w:rPr>
            </w:r>
            <w:r w:rsidR="00076DCA">
              <w:rPr>
                <w:noProof/>
                <w:webHidden/>
              </w:rPr>
              <w:fldChar w:fldCharType="separate"/>
            </w:r>
            <w:r w:rsidR="00076DCA">
              <w:rPr>
                <w:noProof/>
                <w:webHidden/>
              </w:rPr>
              <w:t>16</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18" w:history="1">
            <w:r w:rsidR="00076DCA" w:rsidRPr="007B2461">
              <w:rPr>
                <w:rStyle w:val="Hyperlink"/>
                <w:rFonts w:eastAsiaTheme="majorEastAsia"/>
                <w:noProof/>
              </w:rPr>
              <w:t>3.7.6</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Position2D</w:t>
            </w:r>
            <w:r w:rsidR="00076DCA">
              <w:rPr>
                <w:noProof/>
                <w:webHidden/>
              </w:rPr>
              <w:tab/>
            </w:r>
            <w:r w:rsidR="00076DCA">
              <w:rPr>
                <w:noProof/>
                <w:webHidden/>
              </w:rPr>
              <w:fldChar w:fldCharType="begin"/>
            </w:r>
            <w:r w:rsidR="00076DCA">
              <w:rPr>
                <w:noProof/>
                <w:webHidden/>
              </w:rPr>
              <w:instrText xml:space="preserve"> PAGEREF _Toc180418 \h </w:instrText>
            </w:r>
            <w:r w:rsidR="00076DCA">
              <w:rPr>
                <w:noProof/>
                <w:webHidden/>
              </w:rPr>
            </w:r>
            <w:r w:rsidR="00076DCA">
              <w:rPr>
                <w:noProof/>
                <w:webHidden/>
              </w:rPr>
              <w:fldChar w:fldCharType="separate"/>
            </w:r>
            <w:r w:rsidR="00076DCA">
              <w:rPr>
                <w:noProof/>
                <w:webHidden/>
              </w:rPr>
              <w:t>16</w:t>
            </w:r>
            <w:r w:rsidR="00076DCA">
              <w:rPr>
                <w:noProof/>
                <w:webHidden/>
              </w:rPr>
              <w:fldChar w:fldCharType="end"/>
            </w:r>
          </w:hyperlink>
        </w:p>
        <w:p w:rsidR="00076DCA" w:rsidRDefault="00AB3FF6">
          <w:pPr>
            <w:pStyle w:val="TOC1"/>
            <w:tabs>
              <w:tab w:val="left" w:pos="480"/>
              <w:tab w:val="right" w:leader="dot" w:pos="9350"/>
            </w:tabs>
            <w:rPr>
              <w:noProof/>
              <w:lang w:eastAsia="en-US"/>
            </w:rPr>
          </w:pPr>
          <w:hyperlink w:anchor="_Toc180419" w:history="1">
            <w:r w:rsidR="00076DCA" w:rsidRPr="007B2461">
              <w:rPr>
                <w:rStyle w:val="Hyperlink"/>
                <w:noProof/>
              </w:rPr>
              <w:t>4</w:t>
            </w:r>
            <w:r w:rsidR="00076DCA">
              <w:rPr>
                <w:noProof/>
                <w:lang w:eastAsia="en-US"/>
              </w:rPr>
              <w:tab/>
            </w:r>
            <w:r w:rsidR="00076DCA" w:rsidRPr="007B2461">
              <w:rPr>
                <w:rStyle w:val="Hyperlink"/>
                <w:noProof/>
              </w:rPr>
              <w:t>OdeTimPayload</w:t>
            </w:r>
            <w:r w:rsidR="00076DCA">
              <w:rPr>
                <w:noProof/>
                <w:webHidden/>
              </w:rPr>
              <w:tab/>
            </w:r>
            <w:r w:rsidR="00076DCA">
              <w:rPr>
                <w:noProof/>
                <w:webHidden/>
              </w:rPr>
              <w:fldChar w:fldCharType="begin"/>
            </w:r>
            <w:r w:rsidR="00076DCA">
              <w:rPr>
                <w:noProof/>
                <w:webHidden/>
              </w:rPr>
              <w:instrText xml:space="preserve"> PAGEREF _Toc180419 \h </w:instrText>
            </w:r>
            <w:r w:rsidR="00076DCA">
              <w:rPr>
                <w:noProof/>
                <w:webHidden/>
              </w:rPr>
            </w:r>
            <w:r w:rsidR="00076DCA">
              <w:rPr>
                <w:noProof/>
                <w:webHidden/>
              </w:rPr>
              <w:fldChar w:fldCharType="separate"/>
            </w:r>
            <w:r w:rsidR="00076DCA">
              <w:rPr>
                <w:noProof/>
                <w:webHidden/>
              </w:rPr>
              <w:t>17</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20" w:history="1">
            <w:r w:rsidR="00076DCA" w:rsidRPr="007B2461">
              <w:rPr>
                <w:rStyle w:val="Hyperlink"/>
                <w:noProof/>
              </w:rPr>
              <w:t>4.1</w:t>
            </w:r>
            <w:r w:rsidR="00076DCA">
              <w:rPr>
                <w:noProof/>
                <w:lang w:eastAsia="en-US"/>
              </w:rPr>
              <w:tab/>
            </w:r>
            <w:r w:rsidR="00076DCA" w:rsidRPr="007B2461">
              <w:rPr>
                <w:rStyle w:val="Hyperlink"/>
                <w:noProof/>
              </w:rPr>
              <w:t>OdeTravelerInformationMessage</w:t>
            </w:r>
            <w:r w:rsidR="00076DCA">
              <w:rPr>
                <w:noProof/>
                <w:webHidden/>
              </w:rPr>
              <w:tab/>
            </w:r>
            <w:r w:rsidR="00076DCA">
              <w:rPr>
                <w:noProof/>
                <w:webHidden/>
              </w:rPr>
              <w:fldChar w:fldCharType="begin"/>
            </w:r>
            <w:r w:rsidR="00076DCA">
              <w:rPr>
                <w:noProof/>
                <w:webHidden/>
              </w:rPr>
              <w:instrText xml:space="preserve"> PAGEREF _Toc180420 \h </w:instrText>
            </w:r>
            <w:r w:rsidR="00076DCA">
              <w:rPr>
                <w:noProof/>
                <w:webHidden/>
              </w:rPr>
            </w:r>
            <w:r w:rsidR="00076DCA">
              <w:rPr>
                <w:noProof/>
                <w:webHidden/>
              </w:rPr>
              <w:fldChar w:fldCharType="separate"/>
            </w:r>
            <w:r w:rsidR="00076DCA">
              <w:rPr>
                <w:noProof/>
                <w:webHidden/>
              </w:rPr>
              <w:t>17</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21" w:history="1">
            <w:r w:rsidR="00076DCA" w:rsidRPr="007B2461">
              <w:rPr>
                <w:rStyle w:val="Hyperlink"/>
                <w:noProof/>
              </w:rPr>
              <w:t>4.2</w:t>
            </w:r>
            <w:r w:rsidR="00076DCA">
              <w:rPr>
                <w:noProof/>
                <w:lang w:eastAsia="en-US"/>
              </w:rPr>
              <w:tab/>
            </w:r>
            <w:r w:rsidR="00076DCA" w:rsidRPr="007B2461">
              <w:rPr>
                <w:rStyle w:val="Hyperlink"/>
                <w:noProof/>
              </w:rPr>
              <w:t>J2735 TravelerInformation</w:t>
            </w:r>
            <w:r w:rsidR="00076DCA">
              <w:rPr>
                <w:noProof/>
                <w:webHidden/>
              </w:rPr>
              <w:tab/>
            </w:r>
            <w:r w:rsidR="00076DCA">
              <w:rPr>
                <w:noProof/>
                <w:webHidden/>
              </w:rPr>
              <w:fldChar w:fldCharType="begin"/>
            </w:r>
            <w:r w:rsidR="00076DCA">
              <w:rPr>
                <w:noProof/>
                <w:webHidden/>
              </w:rPr>
              <w:instrText xml:space="preserve"> PAGEREF _Toc180421 \h </w:instrText>
            </w:r>
            <w:r w:rsidR="00076DCA">
              <w:rPr>
                <w:noProof/>
                <w:webHidden/>
              </w:rPr>
            </w:r>
            <w:r w:rsidR="00076DCA">
              <w:rPr>
                <w:noProof/>
                <w:webHidden/>
              </w:rPr>
              <w:fldChar w:fldCharType="separate"/>
            </w:r>
            <w:r w:rsidR="00076DCA">
              <w:rPr>
                <w:noProof/>
                <w:webHidden/>
              </w:rPr>
              <w:t>17</w:t>
            </w:r>
            <w:r w:rsidR="00076DCA">
              <w:rPr>
                <w:noProof/>
                <w:webHidden/>
              </w:rPr>
              <w:fldChar w:fldCharType="end"/>
            </w:r>
          </w:hyperlink>
        </w:p>
        <w:p w:rsidR="00076DCA" w:rsidRDefault="00AB3FF6">
          <w:pPr>
            <w:pStyle w:val="TOC1"/>
            <w:tabs>
              <w:tab w:val="left" w:pos="480"/>
              <w:tab w:val="right" w:leader="dot" w:pos="9350"/>
            </w:tabs>
            <w:rPr>
              <w:noProof/>
              <w:lang w:eastAsia="en-US"/>
            </w:rPr>
          </w:pPr>
          <w:hyperlink w:anchor="_Toc180422" w:history="1">
            <w:r w:rsidR="00076DCA" w:rsidRPr="007B2461">
              <w:rPr>
                <w:rStyle w:val="Hyperlink"/>
                <w:noProof/>
              </w:rPr>
              <w:t>5</w:t>
            </w:r>
            <w:r w:rsidR="00076DCA">
              <w:rPr>
                <w:noProof/>
                <w:lang w:eastAsia="en-US"/>
              </w:rPr>
              <w:tab/>
            </w:r>
            <w:r w:rsidR="00076DCA" w:rsidRPr="007B2461">
              <w:rPr>
                <w:rStyle w:val="Hyperlink"/>
                <w:noProof/>
              </w:rPr>
              <w:t>OdeDriverAlertPayload</w:t>
            </w:r>
            <w:r w:rsidR="00076DCA">
              <w:rPr>
                <w:noProof/>
                <w:webHidden/>
              </w:rPr>
              <w:tab/>
            </w:r>
            <w:r w:rsidR="00076DCA">
              <w:rPr>
                <w:noProof/>
                <w:webHidden/>
              </w:rPr>
              <w:fldChar w:fldCharType="begin"/>
            </w:r>
            <w:r w:rsidR="00076DCA">
              <w:rPr>
                <w:noProof/>
                <w:webHidden/>
              </w:rPr>
              <w:instrText xml:space="preserve"> PAGEREF _Toc180422 \h </w:instrText>
            </w:r>
            <w:r w:rsidR="00076DCA">
              <w:rPr>
                <w:noProof/>
                <w:webHidden/>
              </w:rPr>
            </w:r>
            <w:r w:rsidR="00076DCA">
              <w:rPr>
                <w:noProof/>
                <w:webHidden/>
              </w:rPr>
              <w:fldChar w:fldCharType="separate"/>
            </w:r>
            <w:r w:rsidR="00076DCA">
              <w:rPr>
                <w:noProof/>
                <w:webHidden/>
              </w:rPr>
              <w:t>17</w:t>
            </w:r>
            <w:r w:rsidR="00076DCA">
              <w:rPr>
                <w:noProof/>
                <w:webHidden/>
              </w:rPr>
              <w:fldChar w:fldCharType="end"/>
            </w:r>
          </w:hyperlink>
        </w:p>
        <w:p w:rsidR="00076DCA" w:rsidRDefault="00AB3FF6">
          <w:pPr>
            <w:pStyle w:val="TOC1"/>
            <w:tabs>
              <w:tab w:val="left" w:pos="480"/>
              <w:tab w:val="right" w:leader="dot" w:pos="9350"/>
            </w:tabs>
            <w:rPr>
              <w:noProof/>
              <w:lang w:eastAsia="en-US"/>
            </w:rPr>
          </w:pPr>
          <w:hyperlink w:anchor="_Toc180423" w:history="1">
            <w:r w:rsidR="00076DCA" w:rsidRPr="007B2461">
              <w:rPr>
                <w:rStyle w:val="Hyperlink"/>
                <w:noProof/>
              </w:rPr>
              <w:t>6</w:t>
            </w:r>
            <w:r w:rsidR="00076DCA">
              <w:rPr>
                <w:noProof/>
                <w:lang w:eastAsia="en-US"/>
              </w:rPr>
              <w:tab/>
            </w:r>
            <w:r w:rsidR="00076DCA" w:rsidRPr="007B2461">
              <w:rPr>
                <w:rStyle w:val="Hyperlink"/>
                <w:noProof/>
              </w:rPr>
              <w:t>OdeBsmPayload</w:t>
            </w:r>
            <w:r w:rsidR="00076DCA">
              <w:rPr>
                <w:noProof/>
                <w:webHidden/>
              </w:rPr>
              <w:tab/>
            </w:r>
            <w:r w:rsidR="00076DCA">
              <w:rPr>
                <w:noProof/>
                <w:webHidden/>
              </w:rPr>
              <w:fldChar w:fldCharType="begin"/>
            </w:r>
            <w:r w:rsidR="00076DCA">
              <w:rPr>
                <w:noProof/>
                <w:webHidden/>
              </w:rPr>
              <w:instrText xml:space="preserve"> PAGEREF _Toc180423 \h </w:instrText>
            </w:r>
            <w:r w:rsidR="00076DCA">
              <w:rPr>
                <w:noProof/>
                <w:webHidden/>
              </w:rPr>
            </w:r>
            <w:r w:rsidR="00076DCA">
              <w:rPr>
                <w:noProof/>
                <w:webHidden/>
              </w:rPr>
              <w:fldChar w:fldCharType="separate"/>
            </w:r>
            <w:r w:rsidR="00076DCA">
              <w:rPr>
                <w:noProof/>
                <w:webHidden/>
              </w:rPr>
              <w:t>17</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24" w:history="1">
            <w:r w:rsidR="00076DCA" w:rsidRPr="007B2461">
              <w:rPr>
                <w:rStyle w:val="Hyperlink"/>
                <w:noProof/>
              </w:rPr>
              <w:t>6.1</w:t>
            </w:r>
            <w:r w:rsidR="00076DCA">
              <w:rPr>
                <w:noProof/>
                <w:lang w:eastAsia="en-US"/>
              </w:rPr>
              <w:tab/>
            </w:r>
            <w:r w:rsidR="00076DCA" w:rsidRPr="007B2461">
              <w:rPr>
                <w:rStyle w:val="Hyperlink"/>
                <w:noProof/>
              </w:rPr>
              <w:t>J2735BsmCoreData</w:t>
            </w:r>
            <w:r w:rsidR="00076DCA">
              <w:rPr>
                <w:noProof/>
                <w:webHidden/>
              </w:rPr>
              <w:tab/>
            </w:r>
            <w:r w:rsidR="00076DCA">
              <w:rPr>
                <w:noProof/>
                <w:webHidden/>
              </w:rPr>
              <w:fldChar w:fldCharType="begin"/>
            </w:r>
            <w:r w:rsidR="00076DCA">
              <w:rPr>
                <w:noProof/>
                <w:webHidden/>
              </w:rPr>
              <w:instrText xml:space="preserve"> PAGEREF _Toc180424 \h </w:instrText>
            </w:r>
            <w:r w:rsidR="00076DCA">
              <w:rPr>
                <w:noProof/>
                <w:webHidden/>
              </w:rPr>
            </w:r>
            <w:r w:rsidR="00076DCA">
              <w:rPr>
                <w:noProof/>
                <w:webHidden/>
              </w:rPr>
              <w:fldChar w:fldCharType="separate"/>
            </w:r>
            <w:r w:rsidR="00076DCA">
              <w:rPr>
                <w:noProof/>
                <w:webHidden/>
              </w:rPr>
              <w:t>18</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25" w:history="1">
            <w:r w:rsidR="00076DCA" w:rsidRPr="007B2461">
              <w:rPr>
                <w:rStyle w:val="Hyperlink"/>
                <w:noProof/>
              </w:rPr>
              <w:t>6.2</w:t>
            </w:r>
            <w:r w:rsidR="00076DCA">
              <w:rPr>
                <w:noProof/>
                <w:lang w:eastAsia="en-US"/>
              </w:rPr>
              <w:tab/>
            </w:r>
            <w:r w:rsidR="00076DCA" w:rsidRPr="007B2461">
              <w:rPr>
                <w:rStyle w:val="Hyperlink"/>
                <w:noProof/>
              </w:rPr>
              <w:t>J2735BsmPart2Content</w:t>
            </w:r>
            <w:r w:rsidR="00076DCA">
              <w:rPr>
                <w:noProof/>
                <w:webHidden/>
              </w:rPr>
              <w:tab/>
            </w:r>
            <w:r w:rsidR="00076DCA">
              <w:rPr>
                <w:noProof/>
                <w:webHidden/>
              </w:rPr>
              <w:fldChar w:fldCharType="begin"/>
            </w:r>
            <w:r w:rsidR="00076DCA">
              <w:rPr>
                <w:noProof/>
                <w:webHidden/>
              </w:rPr>
              <w:instrText xml:space="preserve"> PAGEREF _Toc180425 \h </w:instrText>
            </w:r>
            <w:r w:rsidR="00076DCA">
              <w:rPr>
                <w:noProof/>
                <w:webHidden/>
              </w:rPr>
            </w:r>
            <w:r w:rsidR="00076DCA">
              <w:rPr>
                <w:noProof/>
                <w:webHidden/>
              </w:rPr>
              <w:fldChar w:fldCharType="separate"/>
            </w:r>
            <w:r w:rsidR="00076DCA">
              <w:rPr>
                <w:noProof/>
                <w:webHidden/>
              </w:rPr>
              <w:t>20</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26" w:history="1">
            <w:r w:rsidR="00076DCA" w:rsidRPr="007B2461">
              <w:rPr>
                <w:rStyle w:val="Hyperlink"/>
                <w:noProof/>
              </w:rPr>
              <w:t>6.3</w:t>
            </w:r>
            <w:r w:rsidR="00076DCA">
              <w:rPr>
                <w:noProof/>
                <w:lang w:eastAsia="en-US"/>
              </w:rPr>
              <w:tab/>
            </w:r>
            <w:r w:rsidR="00076DCA" w:rsidRPr="007B2461">
              <w:rPr>
                <w:rStyle w:val="Hyperlink"/>
                <w:noProof/>
              </w:rPr>
              <w:t>OdePosition3D</w:t>
            </w:r>
            <w:r w:rsidR="00076DCA">
              <w:rPr>
                <w:noProof/>
                <w:webHidden/>
              </w:rPr>
              <w:tab/>
            </w:r>
            <w:r w:rsidR="00076DCA">
              <w:rPr>
                <w:noProof/>
                <w:webHidden/>
              </w:rPr>
              <w:fldChar w:fldCharType="begin"/>
            </w:r>
            <w:r w:rsidR="00076DCA">
              <w:rPr>
                <w:noProof/>
                <w:webHidden/>
              </w:rPr>
              <w:instrText xml:space="preserve"> PAGEREF _Toc180426 \h </w:instrText>
            </w:r>
            <w:r w:rsidR="00076DCA">
              <w:rPr>
                <w:noProof/>
                <w:webHidden/>
              </w:rPr>
            </w:r>
            <w:r w:rsidR="00076DCA">
              <w:rPr>
                <w:noProof/>
                <w:webHidden/>
              </w:rPr>
              <w:fldChar w:fldCharType="separate"/>
            </w:r>
            <w:r w:rsidR="00076DCA">
              <w:rPr>
                <w:noProof/>
                <w:webHidden/>
              </w:rPr>
              <w:t>20</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27" w:history="1">
            <w:r w:rsidR="00076DCA" w:rsidRPr="007B2461">
              <w:rPr>
                <w:rStyle w:val="Hyperlink"/>
                <w:noProof/>
              </w:rPr>
              <w:t>6.4</w:t>
            </w:r>
            <w:r w:rsidR="00076DCA">
              <w:rPr>
                <w:noProof/>
                <w:lang w:eastAsia="en-US"/>
              </w:rPr>
              <w:tab/>
            </w:r>
            <w:r w:rsidR="00076DCA" w:rsidRPr="007B2461">
              <w:rPr>
                <w:rStyle w:val="Hyperlink"/>
                <w:noProof/>
              </w:rPr>
              <w:t>J2735AccelerationSet4Way</w:t>
            </w:r>
            <w:r w:rsidR="00076DCA">
              <w:rPr>
                <w:noProof/>
                <w:webHidden/>
              </w:rPr>
              <w:tab/>
            </w:r>
            <w:r w:rsidR="00076DCA">
              <w:rPr>
                <w:noProof/>
                <w:webHidden/>
              </w:rPr>
              <w:fldChar w:fldCharType="begin"/>
            </w:r>
            <w:r w:rsidR="00076DCA">
              <w:rPr>
                <w:noProof/>
                <w:webHidden/>
              </w:rPr>
              <w:instrText xml:space="preserve"> PAGEREF _Toc180427 \h </w:instrText>
            </w:r>
            <w:r w:rsidR="00076DCA">
              <w:rPr>
                <w:noProof/>
                <w:webHidden/>
              </w:rPr>
            </w:r>
            <w:r w:rsidR="00076DCA">
              <w:rPr>
                <w:noProof/>
                <w:webHidden/>
              </w:rPr>
              <w:fldChar w:fldCharType="separate"/>
            </w:r>
            <w:r w:rsidR="00076DCA">
              <w:rPr>
                <w:noProof/>
                <w:webHidden/>
              </w:rPr>
              <w:t>20</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28" w:history="1">
            <w:r w:rsidR="00076DCA" w:rsidRPr="007B2461">
              <w:rPr>
                <w:rStyle w:val="Hyperlink"/>
                <w:noProof/>
              </w:rPr>
              <w:t>6.5</w:t>
            </w:r>
            <w:r w:rsidR="00076DCA">
              <w:rPr>
                <w:noProof/>
                <w:lang w:eastAsia="en-US"/>
              </w:rPr>
              <w:tab/>
            </w:r>
            <w:r w:rsidR="00076DCA" w:rsidRPr="007B2461">
              <w:rPr>
                <w:rStyle w:val="Hyperlink"/>
                <w:noProof/>
              </w:rPr>
              <w:t>J2735PositionalAccuracy</w:t>
            </w:r>
            <w:r w:rsidR="00076DCA">
              <w:rPr>
                <w:noProof/>
                <w:webHidden/>
              </w:rPr>
              <w:tab/>
            </w:r>
            <w:r w:rsidR="00076DCA">
              <w:rPr>
                <w:noProof/>
                <w:webHidden/>
              </w:rPr>
              <w:fldChar w:fldCharType="begin"/>
            </w:r>
            <w:r w:rsidR="00076DCA">
              <w:rPr>
                <w:noProof/>
                <w:webHidden/>
              </w:rPr>
              <w:instrText xml:space="preserve"> PAGEREF _Toc180428 \h </w:instrText>
            </w:r>
            <w:r w:rsidR="00076DCA">
              <w:rPr>
                <w:noProof/>
                <w:webHidden/>
              </w:rPr>
            </w:r>
            <w:r w:rsidR="00076DCA">
              <w:rPr>
                <w:noProof/>
                <w:webHidden/>
              </w:rPr>
              <w:fldChar w:fldCharType="separate"/>
            </w:r>
            <w:r w:rsidR="00076DCA">
              <w:rPr>
                <w:noProof/>
                <w:webHidden/>
              </w:rPr>
              <w:t>21</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29" w:history="1">
            <w:r w:rsidR="00076DCA" w:rsidRPr="007B2461">
              <w:rPr>
                <w:rStyle w:val="Hyperlink"/>
                <w:noProof/>
              </w:rPr>
              <w:t>6.6</w:t>
            </w:r>
            <w:r w:rsidR="00076DCA">
              <w:rPr>
                <w:noProof/>
                <w:lang w:eastAsia="en-US"/>
              </w:rPr>
              <w:tab/>
            </w:r>
            <w:r w:rsidR="00076DCA" w:rsidRPr="007B2461">
              <w:rPr>
                <w:rStyle w:val="Hyperlink"/>
                <w:noProof/>
              </w:rPr>
              <w:t>J2735BrakeSystemStatus</w:t>
            </w:r>
            <w:r w:rsidR="00076DCA">
              <w:rPr>
                <w:noProof/>
                <w:webHidden/>
              </w:rPr>
              <w:tab/>
            </w:r>
            <w:r w:rsidR="00076DCA">
              <w:rPr>
                <w:noProof/>
                <w:webHidden/>
              </w:rPr>
              <w:fldChar w:fldCharType="begin"/>
            </w:r>
            <w:r w:rsidR="00076DCA">
              <w:rPr>
                <w:noProof/>
                <w:webHidden/>
              </w:rPr>
              <w:instrText xml:space="preserve"> PAGEREF _Toc180429 \h </w:instrText>
            </w:r>
            <w:r w:rsidR="00076DCA">
              <w:rPr>
                <w:noProof/>
                <w:webHidden/>
              </w:rPr>
            </w:r>
            <w:r w:rsidR="00076DCA">
              <w:rPr>
                <w:noProof/>
                <w:webHidden/>
              </w:rPr>
              <w:fldChar w:fldCharType="separate"/>
            </w:r>
            <w:r w:rsidR="00076DCA">
              <w:rPr>
                <w:noProof/>
                <w:webHidden/>
              </w:rPr>
              <w:t>21</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0" w:history="1">
            <w:r w:rsidR="00076DCA" w:rsidRPr="007B2461">
              <w:rPr>
                <w:rStyle w:val="Hyperlink"/>
                <w:noProof/>
              </w:rPr>
              <w:t>6.7</w:t>
            </w:r>
            <w:r w:rsidR="00076DCA">
              <w:rPr>
                <w:noProof/>
                <w:lang w:eastAsia="en-US"/>
              </w:rPr>
              <w:tab/>
            </w:r>
            <w:r w:rsidR="00076DCA" w:rsidRPr="007B2461">
              <w:rPr>
                <w:rStyle w:val="Hyperlink"/>
                <w:noProof/>
              </w:rPr>
              <w:t>J2735VehicleSize</w:t>
            </w:r>
            <w:r w:rsidR="00076DCA">
              <w:rPr>
                <w:noProof/>
                <w:webHidden/>
              </w:rPr>
              <w:tab/>
            </w:r>
            <w:r w:rsidR="00076DCA">
              <w:rPr>
                <w:noProof/>
                <w:webHidden/>
              </w:rPr>
              <w:fldChar w:fldCharType="begin"/>
            </w:r>
            <w:r w:rsidR="00076DCA">
              <w:rPr>
                <w:noProof/>
                <w:webHidden/>
              </w:rPr>
              <w:instrText xml:space="preserve"> PAGEREF _Toc180430 \h </w:instrText>
            </w:r>
            <w:r w:rsidR="00076DCA">
              <w:rPr>
                <w:noProof/>
                <w:webHidden/>
              </w:rPr>
            </w:r>
            <w:r w:rsidR="00076DCA">
              <w:rPr>
                <w:noProof/>
                <w:webHidden/>
              </w:rPr>
              <w:fldChar w:fldCharType="separate"/>
            </w:r>
            <w:r w:rsidR="00076DCA">
              <w:rPr>
                <w:noProof/>
                <w:webHidden/>
              </w:rPr>
              <w:t>23</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1" w:history="1">
            <w:r w:rsidR="00076DCA" w:rsidRPr="007B2461">
              <w:rPr>
                <w:rStyle w:val="Hyperlink"/>
                <w:noProof/>
              </w:rPr>
              <w:t>6.8</w:t>
            </w:r>
            <w:r w:rsidR="00076DCA">
              <w:rPr>
                <w:noProof/>
                <w:lang w:eastAsia="en-US"/>
              </w:rPr>
              <w:tab/>
            </w:r>
            <w:r w:rsidR="00076DCA" w:rsidRPr="007B2461">
              <w:rPr>
                <w:rStyle w:val="Hyperlink"/>
                <w:noProof/>
              </w:rPr>
              <w:t>J2735BitString</w:t>
            </w:r>
            <w:r w:rsidR="00076DCA">
              <w:rPr>
                <w:noProof/>
                <w:webHidden/>
              </w:rPr>
              <w:tab/>
            </w:r>
            <w:r w:rsidR="00076DCA">
              <w:rPr>
                <w:noProof/>
                <w:webHidden/>
              </w:rPr>
              <w:fldChar w:fldCharType="begin"/>
            </w:r>
            <w:r w:rsidR="00076DCA">
              <w:rPr>
                <w:noProof/>
                <w:webHidden/>
              </w:rPr>
              <w:instrText xml:space="preserve"> PAGEREF _Toc180431 \h </w:instrText>
            </w:r>
            <w:r w:rsidR="00076DCA">
              <w:rPr>
                <w:noProof/>
                <w:webHidden/>
              </w:rPr>
            </w:r>
            <w:r w:rsidR="00076DCA">
              <w:rPr>
                <w:noProof/>
                <w:webHidden/>
              </w:rPr>
              <w:fldChar w:fldCharType="separate"/>
            </w:r>
            <w:r w:rsidR="00076DCA">
              <w:rPr>
                <w:noProof/>
                <w:webHidden/>
              </w:rPr>
              <w:t>23</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2" w:history="1">
            <w:r w:rsidR="00076DCA" w:rsidRPr="007B2461">
              <w:rPr>
                <w:rStyle w:val="Hyperlink"/>
                <w:noProof/>
              </w:rPr>
              <w:t>6.9</w:t>
            </w:r>
            <w:r w:rsidR="00076DCA">
              <w:rPr>
                <w:noProof/>
                <w:lang w:eastAsia="en-US"/>
              </w:rPr>
              <w:tab/>
            </w:r>
            <w:r w:rsidR="00076DCA" w:rsidRPr="007B2461">
              <w:rPr>
                <w:rStyle w:val="Hyperlink"/>
                <w:noProof/>
              </w:rPr>
              <w:t>J2735VehicleSafetyExtensions</w:t>
            </w:r>
            <w:r w:rsidR="00076DCA">
              <w:rPr>
                <w:noProof/>
                <w:webHidden/>
              </w:rPr>
              <w:tab/>
            </w:r>
            <w:r w:rsidR="00076DCA">
              <w:rPr>
                <w:noProof/>
                <w:webHidden/>
              </w:rPr>
              <w:fldChar w:fldCharType="begin"/>
            </w:r>
            <w:r w:rsidR="00076DCA">
              <w:rPr>
                <w:noProof/>
                <w:webHidden/>
              </w:rPr>
              <w:instrText xml:space="preserve"> PAGEREF _Toc180432 \h </w:instrText>
            </w:r>
            <w:r w:rsidR="00076DCA">
              <w:rPr>
                <w:noProof/>
                <w:webHidden/>
              </w:rPr>
            </w:r>
            <w:r w:rsidR="00076DCA">
              <w:rPr>
                <w:noProof/>
                <w:webHidden/>
              </w:rPr>
              <w:fldChar w:fldCharType="separate"/>
            </w:r>
            <w:r w:rsidR="00076DCA">
              <w:rPr>
                <w:noProof/>
                <w:webHidden/>
              </w:rPr>
              <w:t>23</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3" w:history="1">
            <w:r w:rsidR="00076DCA" w:rsidRPr="007B2461">
              <w:rPr>
                <w:rStyle w:val="Hyperlink"/>
                <w:noProof/>
              </w:rPr>
              <w:t>6.10</w:t>
            </w:r>
            <w:r w:rsidR="00076DCA">
              <w:rPr>
                <w:noProof/>
                <w:lang w:eastAsia="en-US"/>
              </w:rPr>
              <w:tab/>
            </w:r>
            <w:r w:rsidR="00076DCA" w:rsidRPr="007B2461">
              <w:rPr>
                <w:rStyle w:val="Hyperlink"/>
                <w:noProof/>
              </w:rPr>
              <w:t>J2735SpecialVehicleExtensions</w:t>
            </w:r>
            <w:r w:rsidR="00076DCA">
              <w:rPr>
                <w:noProof/>
                <w:webHidden/>
              </w:rPr>
              <w:tab/>
            </w:r>
            <w:r w:rsidR="00076DCA">
              <w:rPr>
                <w:noProof/>
                <w:webHidden/>
              </w:rPr>
              <w:fldChar w:fldCharType="begin"/>
            </w:r>
            <w:r w:rsidR="00076DCA">
              <w:rPr>
                <w:noProof/>
                <w:webHidden/>
              </w:rPr>
              <w:instrText xml:space="preserve"> PAGEREF _Toc180433 \h </w:instrText>
            </w:r>
            <w:r w:rsidR="00076DCA">
              <w:rPr>
                <w:noProof/>
                <w:webHidden/>
              </w:rPr>
            </w:r>
            <w:r w:rsidR="00076DCA">
              <w:rPr>
                <w:noProof/>
                <w:webHidden/>
              </w:rPr>
              <w:fldChar w:fldCharType="separate"/>
            </w:r>
            <w:r w:rsidR="00076DCA">
              <w:rPr>
                <w:noProof/>
                <w:webHidden/>
              </w:rPr>
              <w:t>24</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4" w:history="1">
            <w:r w:rsidR="00076DCA" w:rsidRPr="007B2461">
              <w:rPr>
                <w:rStyle w:val="Hyperlink"/>
                <w:noProof/>
              </w:rPr>
              <w:t>6.11</w:t>
            </w:r>
            <w:r w:rsidR="00076DCA">
              <w:rPr>
                <w:noProof/>
                <w:lang w:eastAsia="en-US"/>
              </w:rPr>
              <w:tab/>
            </w:r>
            <w:r w:rsidR="00076DCA" w:rsidRPr="007B2461">
              <w:rPr>
                <w:rStyle w:val="Hyperlink"/>
                <w:noProof/>
              </w:rPr>
              <w:t>J2735SupplementalVehicleExtensions</w:t>
            </w:r>
            <w:r w:rsidR="00076DCA">
              <w:rPr>
                <w:noProof/>
                <w:webHidden/>
              </w:rPr>
              <w:tab/>
            </w:r>
            <w:r w:rsidR="00076DCA">
              <w:rPr>
                <w:noProof/>
                <w:webHidden/>
              </w:rPr>
              <w:fldChar w:fldCharType="begin"/>
            </w:r>
            <w:r w:rsidR="00076DCA">
              <w:rPr>
                <w:noProof/>
                <w:webHidden/>
              </w:rPr>
              <w:instrText xml:space="preserve"> PAGEREF _Toc180434 \h </w:instrText>
            </w:r>
            <w:r w:rsidR="00076DCA">
              <w:rPr>
                <w:noProof/>
                <w:webHidden/>
              </w:rPr>
            </w:r>
            <w:r w:rsidR="00076DCA">
              <w:rPr>
                <w:noProof/>
                <w:webHidden/>
              </w:rPr>
              <w:fldChar w:fldCharType="separate"/>
            </w:r>
            <w:r w:rsidR="00076DCA">
              <w:rPr>
                <w:noProof/>
                <w:webHidden/>
              </w:rPr>
              <w:t>25</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5" w:history="1">
            <w:r w:rsidR="00076DCA" w:rsidRPr="007B2461">
              <w:rPr>
                <w:rStyle w:val="Hyperlink"/>
                <w:noProof/>
              </w:rPr>
              <w:t>6.12</w:t>
            </w:r>
            <w:r w:rsidR="00076DCA">
              <w:rPr>
                <w:noProof/>
                <w:lang w:eastAsia="en-US"/>
              </w:rPr>
              <w:tab/>
            </w:r>
            <w:r w:rsidR="00076DCA" w:rsidRPr="007B2461">
              <w:rPr>
                <w:rStyle w:val="Hyperlink"/>
                <w:noProof/>
              </w:rPr>
              <w:t>J2735PathHistory</w:t>
            </w:r>
            <w:r w:rsidR="00076DCA">
              <w:rPr>
                <w:noProof/>
                <w:webHidden/>
              </w:rPr>
              <w:tab/>
            </w:r>
            <w:r w:rsidR="00076DCA">
              <w:rPr>
                <w:noProof/>
                <w:webHidden/>
              </w:rPr>
              <w:fldChar w:fldCharType="begin"/>
            </w:r>
            <w:r w:rsidR="00076DCA">
              <w:rPr>
                <w:noProof/>
                <w:webHidden/>
              </w:rPr>
              <w:instrText xml:space="preserve"> PAGEREF _Toc180435 \h </w:instrText>
            </w:r>
            <w:r w:rsidR="00076DCA">
              <w:rPr>
                <w:noProof/>
                <w:webHidden/>
              </w:rPr>
            </w:r>
            <w:r w:rsidR="00076DCA">
              <w:rPr>
                <w:noProof/>
                <w:webHidden/>
              </w:rPr>
              <w:fldChar w:fldCharType="separate"/>
            </w:r>
            <w:r w:rsidR="00076DCA">
              <w:rPr>
                <w:noProof/>
                <w:webHidden/>
              </w:rPr>
              <w:t>26</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6" w:history="1">
            <w:r w:rsidR="00076DCA" w:rsidRPr="007B2461">
              <w:rPr>
                <w:rStyle w:val="Hyperlink"/>
                <w:noProof/>
              </w:rPr>
              <w:t>6.13</w:t>
            </w:r>
            <w:r w:rsidR="00076DCA">
              <w:rPr>
                <w:noProof/>
                <w:lang w:eastAsia="en-US"/>
              </w:rPr>
              <w:tab/>
            </w:r>
            <w:r w:rsidR="00076DCA" w:rsidRPr="007B2461">
              <w:rPr>
                <w:rStyle w:val="Hyperlink"/>
                <w:noProof/>
              </w:rPr>
              <w:t>J2735PathPrediction</w:t>
            </w:r>
            <w:r w:rsidR="00076DCA">
              <w:rPr>
                <w:noProof/>
                <w:webHidden/>
              </w:rPr>
              <w:tab/>
            </w:r>
            <w:r w:rsidR="00076DCA">
              <w:rPr>
                <w:noProof/>
                <w:webHidden/>
              </w:rPr>
              <w:fldChar w:fldCharType="begin"/>
            </w:r>
            <w:r w:rsidR="00076DCA">
              <w:rPr>
                <w:noProof/>
                <w:webHidden/>
              </w:rPr>
              <w:instrText xml:space="preserve"> PAGEREF _Toc180436 \h </w:instrText>
            </w:r>
            <w:r w:rsidR="00076DCA">
              <w:rPr>
                <w:noProof/>
                <w:webHidden/>
              </w:rPr>
            </w:r>
            <w:r w:rsidR="00076DCA">
              <w:rPr>
                <w:noProof/>
                <w:webHidden/>
              </w:rPr>
              <w:fldChar w:fldCharType="separate"/>
            </w:r>
            <w:r w:rsidR="00076DCA">
              <w:rPr>
                <w:noProof/>
                <w:webHidden/>
              </w:rPr>
              <w:t>27</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7" w:history="1">
            <w:r w:rsidR="00076DCA" w:rsidRPr="007B2461">
              <w:rPr>
                <w:rStyle w:val="Hyperlink"/>
                <w:noProof/>
              </w:rPr>
              <w:t>6.14</w:t>
            </w:r>
            <w:r w:rsidR="00076DCA">
              <w:rPr>
                <w:noProof/>
                <w:lang w:eastAsia="en-US"/>
              </w:rPr>
              <w:tab/>
            </w:r>
            <w:r w:rsidR="00076DCA" w:rsidRPr="007B2461">
              <w:rPr>
                <w:rStyle w:val="Hyperlink"/>
                <w:noProof/>
              </w:rPr>
              <w:t>J2735EmergencyDetails</w:t>
            </w:r>
            <w:r w:rsidR="00076DCA">
              <w:rPr>
                <w:noProof/>
                <w:webHidden/>
              </w:rPr>
              <w:tab/>
            </w:r>
            <w:r w:rsidR="00076DCA">
              <w:rPr>
                <w:noProof/>
                <w:webHidden/>
              </w:rPr>
              <w:fldChar w:fldCharType="begin"/>
            </w:r>
            <w:r w:rsidR="00076DCA">
              <w:rPr>
                <w:noProof/>
                <w:webHidden/>
              </w:rPr>
              <w:instrText xml:space="preserve"> PAGEREF _Toc180437 \h </w:instrText>
            </w:r>
            <w:r w:rsidR="00076DCA">
              <w:rPr>
                <w:noProof/>
                <w:webHidden/>
              </w:rPr>
            </w:r>
            <w:r w:rsidR="00076DCA">
              <w:rPr>
                <w:noProof/>
                <w:webHidden/>
              </w:rPr>
              <w:fldChar w:fldCharType="separate"/>
            </w:r>
            <w:r w:rsidR="00076DCA">
              <w:rPr>
                <w:noProof/>
                <w:webHidden/>
              </w:rPr>
              <w:t>27</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8" w:history="1">
            <w:r w:rsidR="00076DCA" w:rsidRPr="007B2461">
              <w:rPr>
                <w:rStyle w:val="Hyperlink"/>
                <w:noProof/>
              </w:rPr>
              <w:t>6.15</w:t>
            </w:r>
            <w:r w:rsidR="00076DCA">
              <w:rPr>
                <w:noProof/>
                <w:lang w:eastAsia="en-US"/>
              </w:rPr>
              <w:tab/>
            </w:r>
            <w:r w:rsidR="00076DCA" w:rsidRPr="007B2461">
              <w:rPr>
                <w:rStyle w:val="Hyperlink"/>
                <w:noProof/>
              </w:rPr>
              <w:t>J2735EventDescription</w:t>
            </w:r>
            <w:r w:rsidR="00076DCA">
              <w:rPr>
                <w:noProof/>
                <w:webHidden/>
              </w:rPr>
              <w:tab/>
            </w:r>
            <w:r w:rsidR="00076DCA">
              <w:rPr>
                <w:noProof/>
                <w:webHidden/>
              </w:rPr>
              <w:fldChar w:fldCharType="begin"/>
            </w:r>
            <w:r w:rsidR="00076DCA">
              <w:rPr>
                <w:noProof/>
                <w:webHidden/>
              </w:rPr>
              <w:instrText xml:space="preserve"> PAGEREF _Toc180438 \h </w:instrText>
            </w:r>
            <w:r w:rsidR="00076DCA">
              <w:rPr>
                <w:noProof/>
                <w:webHidden/>
              </w:rPr>
            </w:r>
            <w:r w:rsidR="00076DCA">
              <w:rPr>
                <w:noProof/>
                <w:webHidden/>
              </w:rPr>
              <w:fldChar w:fldCharType="separate"/>
            </w:r>
            <w:r w:rsidR="00076DCA">
              <w:rPr>
                <w:noProof/>
                <w:webHidden/>
              </w:rPr>
              <w:t>28</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39" w:history="1">
            <w:r w:rsidR="00076DCA" w:rsidRPr="007B2461">
              <w:rPr>
                <w:rStyle w:val="Hyperlink"/>
                <w:noProof/>
              </w:rPr>
              <w:t>6.16</w:t>
            </w:r>
            <w:r w:rsidR="00076DCA">
              <w:rPr>
                <w:noProof/>
                <w:lang w:eastAsia="en-US"/>
              </w:rPr>
              <w:tab/>
            </w:r>
            <w:r w:rsidR="00076DCA" w:rsidRPr="007B2461">
              <w:rPr>
                <w:rStyle w:val="Hyperlink"/>
                <w:noProof/>
              </w:rPr>
              <w:t>J2735TrailerData</w:t>
            </w:r>
            <w:r w:rsidR="00076DCA">
              <w:rPr>
                <w:noProof/>
                <w:webHidden/>
              </w:rPr>
              <w:tab/>
            </w:r>
            <w:r w:rsidR="00076DCA">
              <w:rPr>
                <w:noProof/>
                <w:webHidden/>
              </w:rPr>
              <w:fldChar w:fldCharType="begin"/>
            </w:r>
            <w:r w:rsidR="00076DCA">
              <w:rPr>
                <w:noProof/>
                <w:webHidden/>
              </w:rPr>
              <w:instrText xml:space="preserve"> PAGEREF _Toc180439 \h </w:instrText>
            </w:r>
            <w:r w:rsidR="00076DCA">
              <w:rPr>
                <w:noProof/>
                <w:webHidden/>
              </w:rPr>
            </w:r>
            <w:r w:rsidR="00076DCA">
              <w:rPr>
                <w:noProof/>
                <w:webHidden/>
              </w:rPr>
              <w:fldChar w:fldCharType="separate"/>
            </w:r>
            <w:r w:rsidR="00076DCA">
              <w:rPr>
                <w:noProof/>
                <w:webHidden/>
              </w:rPr>
              <w:t>29</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0" w:history="1">
            <w:r w:rsidR="00076DCA" w:rsidRPr="007B2461">
              <w:rPr>
                <w:rStyle w:val="Hyperlink"/>
                <w:noProof/>
              </w:rPr>
              <w:t>6.17</w:t>
            </w:r>
            <w:r w:rsidR="00076DCA">
              <w:rPr>
                <w:noProof/>
                <w:lang w:eastAsia="en-US"/>
              </w:rPr>
              <w:tab/>
            </w:r>
            <w:r w:rsidR="00076DCA" w:rsidRPr="007B2461">
              <w:rPr>
                <w:rStyle w:val="Hyperlink"/>
                <w:noProof/>
              </w:rPr>
              <w:t>J2735VehicleClassification</w:t>
            </w:r>
            <w:r w:rsidR="00076DCA">
              <w:rPr>
                <w:noProof/>
                <w:webHidden/>
              </w:rPr>
              <w:tab/>
            </w:r>
            <w:r w:rsidR="00076DCA">
              <w:rPr>
                <w:noProof/>
                <w:webHidden/>
              </w:rPr>
              <w:fldChar w:fldCharType="begin"/>
            </w:r>
            <w:r w:rsidR="00076DCA">
              <w:rPr>
                <w:noProof/>
                <w:webHidden/>
              </w:rPr>
              <w:instrText xml:space="preserve"> PAGEREF _Toc180440 \h </w:instrText>
            </w:r>
            <w:r w:rsidR="00076DCA">
              <w:rPr>
                <w:noProof/>
                <w:webHidden/>
              </w:rPr>
            </w:r>
            <w:r w:rsidR="00076DCA">
              <w:rPr>
                <w:noProof/>
                <w:webHidden/>
              </w:rPr>
              <w:fldChar w:fldCharType="separate"/>
            </w:r>
            <w:r w:rsidR="00076DCA">
              <w:rPr>
                <w:noProof/>
                <w:webHidden/>
              </w:rPr>
              <w:t>30</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1" w:history="1">
            <w:r w:rsidR="00076DCA" w:rsidRPr="007B2461">
              <w:rPr>
                <w:rStyle w:val="Hyperlink"/>
                <w:noProof/>
              </w:rPr>
              <w:t>6.18</w:t>
            </w:r>
            <w:r w:rsidR="00076DCA">
              <w:rPr>
                <w:noProof/>
                <w:lang w:eastAsia="en-US"/>
              </w:rPr>
              <w:tab/>
            </w:r>
            <w:r w:rsidR="00076DCA" w:rsidRPr="007B2461">
              <w:rPr>
                <w:rStyle w:val="Hyperlink"/>
                <w:noProof/>
              </w:rPr>
              <w:t>J2735VehicleData</w:t>
            </w:r>
            <w:r w:rsidR="00076DCA">
              <w:rPr>
                <w:noProof/>
                <w:webHidden/>
              </w:rPr>
              <w:tab/>
            </w:r>
            <w:r w:rsidR="00076DCA">
              <w:rPr>
                <w:noProof/>
                <w:webHidden/>
              </w:rPr>
              <w:fldChar w:fldCharType="begin"/>
            </w:r>
            <w:r w:rsidR="00076DCA">
              <w:rPr>
                <w:noProof/>
                <w:webHidden/>
              </w:rPr>
              <w:instrText xml:space="preserve"> PAGEREF _Toc180441 \h </w:instrText>
            </w:r>
            <w:r w:rsidR="00076DCA">
              <w:rPr>
                <w:noProof/>
                <w:webHidden/>
              </w:rPr>
            </w:r>
            <w:r w:rsidR="00076DCA">
              <w:rPr>
                <w:noProof/>
                <w:webHidden/>
              </w:rPr>
              <w:fldChar w:fldCharType="separate"/>
            </w:r>
            <w:r w:rsidR="00076DCA">
              <w:rPr>
                <w:noProof/>
                <w:webHidden/>
              </w:rPr>
              <w:t>32</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2" w:history="1">
            <w:r w:rsidR="00076DCA" w:rsidRPr="007B2461">
              <w:rPr>
                <w:rStyle w:val="Hyperlink"/>
                <w:noProof/>
              </w:rPr>
              <w:t>6.19</w:t>
            </w:r>
            <w:r w:rsidR="00076DCA">
              <w:rPr>
                <w:noProof/>
                <w:lang w:eastAsia="en-US"/>
              </w:rPr>
              <w:tab/>
            </w:r>
            <w:r w:rsidR="00076DCA" w:rsidRPr="007B2461">
              <w:rPr>
                <w:rStyle w:val="Hyperlink"/>
                <w:noProof/>
              </w:rPr>
              <w:t>J2735WeatherReport</w:t>
            </w:r>
            <w:r w:rsidR="00076DCA">
              <w:rPr>
                <w:noProof/>
                <w:webHidden/>
              </w:rPr>
              <w:tab/>
            </w:r>
            <w:r w:rsidR="00076DCA">
              <w:rPr>
                <w:noProof/>
                <w:webHidden/>
              </w:rPr>
              <w:fldChar w:fldCharType="begin"/>
            </w:r>
            <w:r w:rsidR="00076DCA">
              <w:rPr>
                <w:noProof/>
                <w:webHidden/>
              </w:rPr>
              <w:instrText xml:space="preserve"> PAGEREF _Toc180442 \h </w:instrText>
            </w:r>
            <w:r w:rsidR="00076DCA">
              <w:rPr>
                <w:noProof/>
                <w:webHidden/>
              </w:rPr>
            </w:r>
            <w:r w:rsidR="00076DCA">
              <w:rPr>
                <w:noProof/>
                <w:webHidden/>
              </w:rPr>
              <w:fldChar w:fldCharType="separate"/>
            </w:r>
            <w:r w:rsidR="00076DCA">
              <w:rPr>
                <w:noProof/>
                <w:webHidden/>
              </w:rPr>
              <w:t>33</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3" w:history="1">
            <w:r w:rsidR="00076DCA" w:rsidRPr="007B2461">
              <w:rPr>
                <w:rStyle w:val="Hyperlink"/>
                <w:noProof/>
              </w:rPr>
              <w:t>6.20</w:t>
            </w:r>
            <w:r w:rsidR="00076DCA">
              <w:rPr>
                <w:noProof/>
                <w:lang w:eastAsia="en-US"/>
              </w:rPr>
              <w:tab/>
            </w:r>
            <w:r w:rsidR="00076DCA" w:rsidRPr="007B2461">
              <w:rPr>
                <w:rStyle w:val="Hyperlink"/>
                <w:noProof/>
              </w:rPr>
              <w:t>J2735WeatherProbe</w:t>
            </w:r>
            <w:r w:rsidR="00076DCA">
              <w:rPr>
                <w:noProof/>
                <w:webHidden/>
              </w:rPr>
              <w:tab/>
            </w:r>
            <w:r w:rsidR="00076DCA">
              <w:rPr>
                <w:noProof/>
                <w:webHidden/>
              </w:rPr>
              <w:fldChar w:fldCharType="begin"/>
            </w:r>
            <w:r w:rsidR="00076DCA">
              <w:rPr>
                <w:noProof/>
                <w:webHidden/>
              </w:rPr>
              <w:instrText xml:space="preserve"> PAGEREF _Toc180443 \h </w:instrText>
            </w:r>
            <w:r w:rsidR="00076DCA">
              <w:rPr>
                <w:noProof/>
                <w:webHidden/>
              </w:rPr>
            </w:r>
            <w:r w:rsidR="00076DCA">
              <w:rPr>
                <w:noProof/>
                <w:webHidden/>
              </w:rPr>
              <w:fldChar w:fldCharType="separate"/>
            </w:r>
            <w:r w:rsidR="00076DCA">
              <w:rPr>
                <w:noProof/>
                <w:webHidden/>
              </w:rPr>
              <w:t>34</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4" w:history="1">
            <w:r w:rsidR="00076DCA" w:rsidRPr="007B2461">
              <w:rPr>
                <w:rStyle w:val="Hyperlink"/>
                <w:noProof/>
              </w:rPr>
              <w:t>6.21</w:t>
            </w:r>
            <w:r w:rsidR="00076DCA">
              <w:rPr>
                <w:noProof/>
                <w:lang w:eastAsia="en-US"/>
              </w:rPr>
              <w:tab/>
            </w:r>
            <w:r w:rsidR="00076DCA" w:rsidRPr="007B2461">
              <w:rPr>
                <w:rStyle w:val="Hyperlink"/>
                <w:noProof/>
              </w:rPr>
              <w:t>J2735WiperSet</w:t>
            </w:r>
            <w:r w:rsidR="00076DCA">
              <w:rPr>
                <w:noProof/>
                <w:webHidden/>
              </w:rPr>
              <w:tab/>
            </w:r>
            <w:r w:rsidR="00076DCA">
              <w:rPr>
                <w:noProof/>
                <w:webHidden/>
              </w:rPr>
              <w:fldChar w:fldCharType="begin"/>
            </w:r>
            <w:r w:rsidR="00076DCA">
              <w:rPr>
                <w:noProof/>
                <w:webHidden/>
              </w:rPr>
              <w:instrText xml:space="preserve"> PAGEREF _Toc180444 \h </w:instrText>
            </w:r>
            <w:r w:rsidR="00076DCA">
              <w:rPr>
                <w:noProof/>
                <w:webHidden/>
              </w:rPr>
            </w:r>
            <w:r w:rsidR="00076DCA">
              <w:rPr>
                <w:noProof/>
                <w:webHidden/>
              </w:rPr>
              <w:fldChar w:fldCharType="separate"/>
            </w:r>
            <w:r w:rsidR="00076DCA">
              <w:rPr>
                <w:noProof/>
                <w:webHidden/>
              </w:rPr>
              <w:t>34</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5" w:history="1">
            <w:r w:rsidR="00076DCA" w:rsidRPr="007B2461">
              <w:rPr>
                <w:rStyle w:val="Hyperlink"/>
                <w:noProof/>
              </w:rPr>
              <w:t>6.22</w:t>
            </w:r>
            <w:r w:rsidR="00076DCA">
              <w:rPr>
                <w:noProof/>
                <w:lang w:eastAsia="en-US"/>
              </w:rPr>
              <w:tab/>
            </w:r>
            <w:r w:rsidR="00076DCA" w:rsidRPr="007B2461">
              <w:rPr>
                <w:rStyle w:val="Hyperlink"/>
                <w:noProof/>
              </w:rPr>
              <w:t>J2735ObstacleDetection</w:t>
            </w:r>
            <w:r w:rsidR="00076DCA">
              <w:rPr>
                <w:noProof/>
                <w:webHidden/>
              </w:rPr>
              <w:tab/>
            </w:r>
            <w:r w:rsidR="00076DCA">
              <w:rPr>
                <w:noProof/>
                <w:webHidden/>
              </w:rPr>
              <w:fldChar w:fldCharType="begin"/>
            </w:r>
            <w:r w:rsidR="00076DCA">
              <w:rPr>
                <w:noProof/>
                <w:webHidden/>
              </w:rPr>
              <w:instrText xml:space="preserve"> PAGEREF _Toc180445 \h </w:instrText>
            </w:r>
            <w:r w:rsidR="00076DCA">
              <w:rPr>
                <w:noProof/>
                <w:webHidden/>
              </w:rPr>
            </w:r>
            <w:r w:rsidR="00076DCA">
              <w:rPr>
                <w:noProof/>
                <w:webHidden/>
              </w:rPr>
              <w:fldChar w:fldCharType="separate"/>
            </w:r>
            <w:r w:rsidR="00076DCA">
              <w:rPr>
                <w:noProof/>
                <w:webHidden/>
              </w:rPr>
              <w:t>35</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6" w:history="1">
            <w:r w:rsidR="00076DCA" w:rsidRPr="007B2461">
              <w:rPr>
                <w:rStyle w:val="Hyperlink"/>
                <w:noProof/>
              </w:rPr>
              <w:t>6.23</w:t>
            </w:r>
            <w:r w:rsidR="00076DCA">
              <w:rPr>
                <w:noProof/>
                <w:lang w:eastAsia="en-US"/>
              </w:rPr>
              <w:tab/>
            </w:r>
            <w:r w:rsidR="00076DCA" w:rsidRPr="007B2461">
              <w:rPr>
                <w:rStyle w:val="Hyperlink"/>
                <w:noProof/>
              </w:rPr>
              <w:t>J2735DDateTime</w:t>
            </w:r>
            <w:r w:rsidR="00076DCA">
              <w:rPr>
                <w:noProof/>
                <w:webHidden/>
              </w:rPr>
              <w:tab/>
            </w:r>
            <w:r w:rsidR="00076DCA">
              <w:rPr>
                <w:noProof/>
                <w:webHidden/>
              </w:rPr>
              <w:fldChar w:fldCharType="begin"/>
            </w:r>
            <w:r w:rsidR="00076DCA">
              <w:rPr>
                <w:noProof/>
                <w:webHidden/>
              </w:rPr>
              <w:instrText xml:space="preserve"> PAGEREF _Toc180446 \h </w:instrText>
            </w:r>
            <w:r w:rsidR="00076DCA">
              <w:rPr>
                <w:noProof/>
                <w:webHidden/>
              </w:rPr>
            </w:r>
            <w:r w:rsidR="00076DCA">
              <w:rPr>
                <w:noProof/>
                <w:webHidden/>
              </w:rPr>
              <w:fldChar w:fldCharType="separate"/>
            </w:r>
            <w:r w:rsidR="00076DCA">
              <w:rPr>
                <w:noProof/>
                <w:webHidden/>
              </w:rPr>
              <w:t>36</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7" w:history="1">
            <w:r w:rsidR="00076DCA" w:rsidRPr="007B2461">
              <w:rPr>
                <w:rStyle w:val="Hyperlink"/>
                <w:noProof/>
              </w:rPr>
              <w:t>6.24</w:t>
            </w:r>
            <w:r w:rsidR="00076DCA">
              <w:rPr>
                <w:noProof/>
                <w:lang w:eastAsia="en-US"/>
              </w:rPr>
              <w:tab/>
            </w:r>
            <w:r w:rsidR="00076DCA" w:rsidRPr="007B2461">
              <w:rPr>
                <w:rStyle w:val="Hyperlink"/>
                <w:noProof/>
              </w:rPr>
              <w:t>J2735DisabledVehicle</w:t>
            </w:r>
            <w:r w:rsidR="00076DCA">
              <w:rPr>
                <w:noProof/>
                <w:webHidden/>
              </w:rPr>
              <w:tab/>
            </w:r>
            <w:r w:rsidR="00076DCA">
              <w:rPr>
                <w:noProof/>
                <w:webHidden/>
              </w:rPr>
              <w:fldChar w:fldCharType="begin"/>
            </w:r>
            <w:r w:rsidR="00076DCA">
              <w:rPr>
                <w:noProof/>
                <w:webHidden/>
              </w:rPr>
              <w:instrText xml:space="preserve"> PAGEREF _Toc180447 \h </w:instrText>
            </w:r>
            <w:r w:rsidR="00076DCA">
              <w:rPr>
                <w:noProof/>
                <w:webHidden/>
              </w:rPr>
            </w:r>
            <w:r w:rsidR="00076DCA">
              <w:rPr>
                <w:noProof/>
                <w:webHidden/>
              </w:rPr>
              <w:fldChar w:fldCharType="separate"/>
            </w:r>
            <w:r w:rsidR="00076DCA">
              <w:rPr>
                <w:noProof/>
                <w:webHidden/>
              </w:rPr>
              <w:t>38</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8" w:history="1">
            <w:r w:rsidR="00076DCA" w:rsidRPr="007B2461">
              <w:rPr>
                <w:rStyle w:val="Hyperlink"/>
                <w:noProof/>
              </w:rPr>
              <w:t>6.25</w:t>
            </w:r>
            <w:r w:rsidR="00076DCA">
              <w:rPr>
                <w:noProof/>
                <w:lang w:eastAsia="en-US"/>
              </w:rPr>
              <w:tab/>
            </w:r>
            <w:r w:rsidR="00076DCA" w:rsidRPr="007B2461">
              <w:rPr>
                <w:rStyle w:val="Hyperlink"/>
                <w:noProof/>
              </w:rPr>
              <w:t>J2735SpeedProfile</w:t>
            </w:r>
            <w:r w:rsidR="00076DCA">
              <w:rPr>
                <w:noProof/>
                <w:webHidden/>
              </w:rPr>
              <w:tab/>
            </w:r>
            <w:r w:rsidR="00076DCA">
              <w:rPr>
                <w:noProof/>
                <w:webHidden/>
              </w:rPr>
              <w:fldChar w:fldCharType="begin"/>
            </w:r>
            <w:r w:rsidR="00076DCA">
              <w:rPr>
                <w:noProof/>
                <w:webHidden/>
              </w:rPr>
              <w:instrText xml:space="preserve"> PAGEREF _Toc180448 \h </w:instrText>
            </w:r>
            <w:r w:rsidR="00076DCA">
              <w:rPr>
                <w:noProof/>
                <w:webHidden/>
              </w:rPr>
            </w:r>
            <w:r w:rsidR="00076DCA">
              <w:rPr>
                <w:noProof/>
                <w:webHidden/>
              </w:rPr>
              <w:fldChar w:fldCharType="separate"/>
            </w:r>
            <w:r w:rsidR="00076DCA">
              <w:rPr>
                <w:noProof/>
                <w:webHidden/>
              </w:rPr>
              <w:t>38</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49" w:history="1">
            <w:r w:rsidR="00076DCA" w:rsidRPr="007B2461">
              <w:rPr>
                <w:rStyle w:val="Hyperlink"/>
                <w:noProof/>
              </w:rPr>
              <w:t>6.26</w:t>
            </w:r>
            <w:r w:rsidR="00076DCA">
              <w:rPr>
                <w:noProof/>
                <w:lang w:eastAsia="en-US"/>
              </w:rPr>
              <w:tab/>
            </w:r>
            <w:r w:rsidR="00076DCA" w:rsidRPr="007B2461">
              <w:rPr>
                <w:rStyle w:val="Hyperlink"/>
                <w:noProof/>
              </w:rPr>
              <w:t>J2735RTCMPackage</w:t>
            </w:r>
            <w:r w:rsidR="00076DCA">
              <w:rPr>
                <w:noProof/>
                <w:webHidden/>
              </w:rPr>
              <w:tab/>
            </w:r>
            <w:r w:rsidR="00076DCA">
              <w:rPr>
                <w:noProof/>
                <w:webHidden/>
              </w:rPr>
              <w:fldChar w:fldCharType="begin"/>
            </w:r>
            <w:r w:rsidR="00076DCA">
              <w:rPr>
                <w:noProof/>
                <w:webHidden/>
              </w:rPr>
              <w:instrText xml:space="preserve"> PAGEREF _Toc180449 \h </w:instrText>
            </w:r>
            <w:r w:rsidR="00076DCA">
              <w:rPr>
                <w:noProof/>
                <w:webHidden/>
              </w:rPr>
            </w:r>
            <w:r w:rsidR="00076DCA">
              <w:rPr>
                <w:noProof/>
                <w:webHidden/>
              </w:rPr>
              <w:fldChar w:fldCharType="separate"/>
            </w:r>
            <w:r w:rsidR="00076DCA">
              <w:rPr>
                <w:noProof/>
                <w:webHidden/>
              </w:rPr>
              <w:t>39</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0" w:history="1">
            <w:r w:rsidR="00076DCA" w:rsidRPr="007B2461">
              <w:rPr>
                <w:rStyle w:val="Hyperlink"/>
                <w:noProof/>
              </w:rPr>
              <w:t>6.27</w:t>
            </w:r>
            <w:r w:rsidR="00076DCA">
              <w:rPr>
                <w:noProof/>
                <w:lang w:eastAsia="en-US"/>
              </w:rPr>
              <w:tab/>
            </w:r>
            <w:r w:rsidR="00076DCA" w:rsidRPr="007B2461">
              <w:rPr>
                <w:rStyle w:val="Hyperlink"/>
                <w:noProof/>
              </w:rPr>
              <w:t>J2735RTCMheader</w:t>
            </w:r>
            <w:r w:rsidR="00076DCA">
              <w:rPr>
                <w:noProof/>
                <w:webHidden/>
              </w:rPr>
              <w:tab/>
            </w:r>
            <w:r w:rsidR="00076DCA">
              <w:rPr>
                <w:noProof/>
                <w:webHidden/>
              </w:rPr>
              <w:fldChar w:fldCharType="begin"/>
            </w:r>
            <w:r w:rsidR="00076DCA">
              <w:rPr>
                <w:noProof/>
                <w:webHidden/>
              </w:rPr>
              <w:instrText xml:space="preserve"> PAGEREF _Toc180450 \h </w:instrText>
            </w:r>
            <w:r w:rsidR="00076DCA">
              <w:rPr>
                <w:noProof/>
                <w:webHidden/>
              </w:rPr>
            </w:r>
            <w:r w:rsidR="00076DCA">
              <w:rPr>
                <w:noProof/>
                <w:webHidden/>
              </w:rPr>
              <w:fldChar w:fldCharType="separate"/>
            </w:r>
            <w:r w:rsidR="00076DCA">
              <w:rPr>
                <w:noProof/>
                <w:webHidden/>
              </w:rPr>
              <w:t>39</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1" w:history="1">
            <w:r w:rsidR="00076DCA" w:rsidRPr="007B2461">
              <w:rPr>
                <w:rStyle w:val="Hyperlink"/>
                <w:noProof/>
              </w:rPr>
              <w:t>6.28</w:t>
            </w:r>
            <w:r w:rsidR="00076DCA">
              <w:rPr>
                <w:noProof/>
                <w:lang w:eastAsia="en-US"/>
              </w:rPr>
              <w:tab/>
            </w:r>
            <w:r w:rsidR="00076DCA" w:rsidRPr="007B2461">
              <w:rPr>
                <w:rStyle w:val="Hyperlink"/>
                <w:noProof/>
              </w:rPr>
              <w:t>J2735AntennaOffsetSet</w:t>
            </w:r>
            <w:r w:rsidR="00076DCA">
              <w:rPr>
                <w:noProof/>
                <w:webHidden/>
              </w:rPr>
              <w:tab/>
            </w:r>
            <w:r w:rsidR="00076DCA">
              <w:rPr>
                <w:noProof/>
                <w:webHidden/>
              </w:rPr>
              <w:fldChar w:fldCharType="begin"/>
            </w:r>
            <w:r w:rsidR="00076DCA">
              <w:rPr>
                <w:noProof/>
                <w:webHidden/>
              </w:rPr>
              <w:instrText xml:space="preserve"> PAGEREF _Toc180451 \h </w:instrText>
            </w:r>
            <w:r w:rsidR="00076DCA">
              <w:rPr>
                <w:noProof/>
                <w:webHidden/>
              </w:rPr>
            </w:r>
            <w:r w:rsidR="00076DCA">
              <w:rPr>
                <w:noProof/>
                <w:webHidden/>
              </w:rPr>
              <w:fldChar w:fldCharType="separate"/>
            </w:r>
            <w:r w:rsidR="00076DCA">
              <w:rPr>
                <w:noProof/>
                <w:webHidden/>
              </w:rPr>
              <w:t>40</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2" w:history="1">
            <w:r w:rsidR="00076DCA" w:rsidRPr="007B2461">
              <w:rPr>
                <w:rStyle w:val="Hyperlink"/>
                <w:noProof/>
              </w:rPr>
              <w:t>6.29</w:t>
            </w:r>
            <w:r w:rsidR="00076DCA">
              <w:rPr>
                <w:noProof/>
                <w:lang w:eastAsia="en-US"/>
              </w:rPr>
              <w:tab/>
            </w:r>
            <w:r w:rsidR="00076DCA" w:rsidRPr="007B2461">
              <w:rPr>
                <w:rStyle w:val="Hyperlink"/>
                <w:noProof/>
              </w:rPr>
              <w:t>J2735FullPositionVector</w:t>
            </w:r>
            <w:r w:rsidR="00076DCA">
              <w:rPr>
                <w:noProof/>
                <w:webHidden/>
              </w:rPr>
              <w:tab/>
            </w:r>
            <w:r w:rsidR="00076DCA">
              <w:rPr>
                <w:noProof/>
                <w:webHidden/>
              </w:rPr>
              <w:fldChar w:fldCharType="begin"/>
            </w:r>
            <w:r w:rsidR="00076DCA">
              <w:rPr>
                <w:noProof/>
                <w:webHidden/>
              </w:rPr>
              <w:instrText xml:space="preserve"> PAGEREF _Toc180452 \h </w:instrText>
            </w:r>
            <w:r w:rsidR="00076DCA">
              <w:rPr>
                <w:noProof/>
                <w:webHidden/>
              </w:rPr>
            </w:r>
            <w:r w:rsidR="00076DCA">
              <w:rPr>
                <w:noProof/>
                <w:webHidden/>
              </w:rPr>
              <w:fldChar w:fldCharType="separate"/>
            </w:r>
            <w:r w:rsidR="00076DCA">
              <w:rPr>
                <w:noProof/>
                <w:webHidden/>
              </w:rPr>
              <w:t>41</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3" w:history="1">
            <w:r w:rsidR="00076DCA" w:rsidRPr="007B2461">
              <w:rPr>
                <w:rStyle w:val="Hyperlink"/>
                <w:noProof/>
              </w:rPr>
              <w:t>6.30</w:t>
            </w:r>
            <w:r w:rsidR="00076DCA">
              <w:rPr>
                <w:noProof/>
                <w:lang w:eastAsia="en-US"/>
              </w:rPr>
              <w:tab/>
            </w:r>
            <w:r w:rsidR="00076DCA" w:rsidRPr="007B2461">
              <w:rPr>
                <w:rStyle w:val="Hyperlink"/>
                <w:noProof/>
              </w:rPr>
              <w:t>J2735TransmissionAndSpeed</w:t>
            </w:r>
            <w:r w:rsidR="00076DCA">
              <w:rPr>
                <w:noProof/>
                <w:webHidden/>
              </w:rPr>
              <w:tab/>
            </w:r>
            <w:r w:rsidR="00076DCA">
              <w:rPr>
                <w:noProof/>
                <w:webHidden/>
              </w:rPr>
              <w:fldChar w:fldCharType="begin"/>
            </w:r>
            <w:r w:rsidR="00076DCA">
              <w:rPr>
                <w:noProof/>
                <w:webHidden/>
              </w:rPr>
              <w:instrText xml:space="preserve"> PAGEREF _Toc180453 \h </w:instrText>
            </w:r>
            <w:r w:rsidR="00076DCA">
              <w:rPr>
                <w:noProof/>
                <w:webHidden/>
              </w:rPr>
            </w:r>
            <w:r w:rsidR="00076DCA">
              <w:rPr>
                <w:noProof/>
                <w:webHidden/>
              </w:rPr>
              <w:fldChar w:fldCharType="separate"/>
            </w:r>
            <w:r w:rsidR="00076DCA">
              <w:rPr>
                <w:noProof/>
                <w:webHidden/>
              </w:rPr>
              <w:t>43</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4" w:history="1">
            <w:r w:rsidR="00076DCA" w:rsidRPr="007B2461">
              <w:rPr>
                <w:rStyle w:val="Hyperlink"/>
                <w:noProof/>
              </w:rPr>
              <w:t>6.31</w:t>
            </w:r>
            <w:r w:rsidR="00076DCA">
              <w:rPr>
                <w:noProof/>
                <w:lang w:eastAsia="en-US"/>
              </w:rPr>
              <w:tab/>
            </w:r>
            <w:r w:rsidR="00076DCA" w:rsidRPr="007B2461">
              <w:rPr>
                <w:rStyle w:val="Hyperlink"/>
                <w:noProof/>
              </w:rPr>
              <w:t>J2735PositionConfidenceSet</w:t>
            </w:r>
            <w:r w:rsidR="00076DCA">
              <w:rPr>
                <w:noProof/>
                <w:webHidden/>
              </w:rPr>
              <w:tab/>
            </w:r>
            <w:r w:rsidR="00076DCA">
              <w:rPr>
                <w:noProof/>
                <w:webHidden/>
              </w:rPr>
              <w:fldChar w:fldCharType="begin"/>
            </w:r>
            <w:r w:rsidR="00076DCA">
              <w:rPr>
                <w:noProof/>
                <w:webHidden/>
              </w:rPr>
              <w:instrText xml:space="preserve"> PAGEREF _Toc180454 \h </w:instrText>
            </w:r>
            <w:r w:rsidR="00076DCA">
              <w:rPr>
                <w:noProof/>
                <w:webHidden/>
              </w:rPr>
            </w:r>
            <w:r w:rsidR="00076DCA">
              <w:rPr>
                <w:noProof/>
                <w:webHidden/>
              </w:rPr>
              <w:fldChar w:fldCharType="separate"/>
            </w:r>
            <w:r w:rsidR="00076DCA">
              <w:rPr>
                <w:noProof/>
                <w:webHidden/>
              </w:rPr>
              <w:t>44</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5" w:history="1">
            <w:r w:rsidR="00076DCA" w:rsidRPr="007B2461">
              <w:rPr>
                <w:rStyle w:val="Hyperlink"/>
                <w:noProof/>
              </w:rPr>
              <w:t>6.32</w:t>
            </w:r>
            <w:r w:rsidR="00076DCA">
              <w:rPr>
                <w:noProof/>
                <w:lang w:eastAsia="en-US"/>
              </w:rPr>
              <w:tab/>
            </w:r>
            <w:r w:rsidR="00076DCA" w:rsidRPr="007B2461">
              <w:rPr>
                <w:rStyle w:val="Hyperlink"/>
                <w:noProof/>
              </w:rPr>
              <w:t>J2735SpeedandHeadingandThrottleConfidence</w:t>
            </w:r>
            <w:r w:rsidR="00076DCA">
              <w:rPr>
                <w:noProof/>
                <w:webHidden/>
              </w:rPr>
              <w:tab/>
            </w:r>
            <w:r w:rsidR="00076DCA">
              <w:rPr>
                <w:noProof/>
                <w:webHidden/>
              </w:rPr>
              <w:fldChar w:fldCharType="begin"/>
            </w:r>
            <w:r w:rsidR="00076DCA">
              <w:rPr>
                <w:noProof/>
                <w:webHidden/>
              </w:rPr>
              <w:instrText xml:space="preserve"> PAGEREF _Toc180455 \h </w:instrText>
            </w:r>
            <w:r w:rsidR="00076DCA">
              <w:rPr>
                <w:noProof/>
                <w:webHidden/>
              </w:rPr>
            </w:r>
            <w:r w:rsidR="00076DCA">
              <w:rPr>
                <w:noProof/>
                <w:webHidden/>
              </w:rPr>
              <w:fldChar w:fldCharType="separate"/>
            </w:r>
            <w:r w:rsidR="00076DCA">
              <w:rPr>
                <w:noProof/>
                <w:webHidden/>
              </w:rPr>
              <w:t>45</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6" w:history="1">
            <w:r w:rsidR="00076DCA" w:rsidRPr="007B2461">
              <w:rPr>
                <w:rStyle w:val="Hyperlink"/>
                <w:noProof/>
              </w:rPr>
              <w:t>6.33</w:t>
            </w:r>
            <w:r w:rsidR="00076DCA">
              <w:rPr>
                <w:noProof/>
                <w:lang w:eastAsia="en-US"/>
              </w:rPr>
              <w:tab/>
            </w:r>
            <w:r w:rsidR="00076DCA" w:rsidRPr="007B2461">
              <w:rPr>
                <w:rStyle w:val="Hyperlink"/>
                <w:noProof/>
              </w:rPr>
              <w:t>J2735PathHistoryPoint</w:t>
            </w:r>
            <w:r w:rsidR="00076DCA">
              <w:rPr>
                <w:noProof/>
                <w:webHidden/>
              </w:rPr>
              <w:tab/>
            </w:r>
            <w:r w:rsidR="00076DCA">
              <w:rPr>
                <w:noProof/>
                <w:webHidden/>
              </w:rPr>
              <w:fldChar w:fldCharType="begin"/>
            </w:r>
            <w:r w:rsidR="00076DCA">
              <w:rPr>
                <w:noProof/>
                <w:webHidden/>
              </w:rPr>
              <w:instrText xml:space="preserve"> PAGEREF _Toc180456 \h </w:instrText>
            </w:r>
            <w:r w:rsidR="00076DCA">
              <w:rPr>
                <w:noProof/>
                <w:webHidden/>
              </w:rPr>
            </w:r>
            <w:r w:rsidR="00076DCA">
              <w:rPr>
                <w:noProof/>
                <w:webHidden/>
              </w:rPr>
              <w:fldChar w:fldCharType="separate"/>
            </w:r>
            <w:r w:rsidR="00076DCA">
              <w:rPr>
                <w:noProof/>
                <w:webHidden/>
              </w:rPr>
              <w:t>45</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7" w:history="1">
            <w:r w:rsidR="00076DCA" w:rsidRPr="007B2461">
              <w:rPr>
                <w:rStyle w:val="Hyperlink"/>
                <w:noProof/>
              </w:rPr>
              <w:t>6.34</w:t>
            </w:r>
            <w:r w:rsidR="00076DCA">
              <w:rPr>
                <w:noProof/>
                <w:lang w:eastAsia="en-US"/>
              </w:rPr>
              <w:tab/>
            </w:r>
            <w:r w:rsidR="00076DCA" w:rsidRPr="007B2461">
              <w:rPr>
                <w:rStyle w:val="Hyperlink"/>
                <w:noProof/>
              </w:rPr>
              <w:t>J2735PrivilegedEvents</w:t>
            </w:r>
            <w:r w:rsidR="00076DCA">
              <w:rPr>
                <w:noProof/>
                <w:webHidden/>
              </w:rPr>
              <w:tab/>
            </w:r>
            <w:r w:rsidR="00076DCA">
              <w:rPr>
                <w:noProof/>
                <w:webHidden/>
              </w:rPr>
              <w:fldChar w:fldCharType="begin"/>
            </w:r>
            <w:r w:rsidR="00076DCA">
              <w:rPr>
                <w:noProof/>
                <w:webHidden/>
              </w:rPr>
              <w:instrText xml:space="preserve"> PAGEREF _Toc180457 \h </w:instrText>
            </w:r>
            <w:r w:rsidR="00076DCA">
              <w:rPr>
                <w:noProof/>
                <w:webHidden/>
              </w:rPr>
            </w:r>
            <w:r w:rsidR="00076DCA">
              <w:rPr>
                <w:noProof/>
                <w:webHidden/>
              </w:rPr>
              <w:fldChar w:fldCharType="separate"/>
            </w:r>
            <w:r w:rsidR="00076DCA">
              <w:rPr>
                <w:noProof/>
                <w:webHidden/>
              </w:rPr>
              <w:t>46</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8" w:history="1">
            <w:r w:rsidR="00076DCA" w:rsidRPr="007B2461">
              <w:rPr>
                <w:rStyle w:val="Hyperlink"/>
                <w:noProof/>
              </w:rPr>
              <w:t>6.35</w:t>
            </w:r>
            <w:r w:rsidR="00076DCA">
              <w:rPr>
                <w:noProof/>
                <w:lang w:eastAsia="en-US"/>
              </w:rPr>
              <w:tab/>
            </w:r>
            <w:r w:rsidR="00076DCA" w:rsidRPr="007B2461">
              <w:rPr>
                <w:rStyle w:val="Hyperlink"/>
                <w:noProof/>
              </w:rPr>
              <w:t>J2735PivotPointDescription</w:t>
            </w:r>
            <w:r w:rsidR="00076DCA">
              <w:rPr>
                <w:noProof/>
                <w:webHidden/>
              </w:rPr>
              <w:tab/>
            </w:r>
            <w:r w:rsidR="00076DCA">
              <w:rPr>
                <w:noProof/>
                <w:webHidden/>
              </w:rPr>
              <w:fldChar w:fldCharType="begin"/>
            </w:r>
            <w:r w:rsidR="00076DCA">
              <w:rPr>
                <w:noProof/>
                <w:webHidden/>
              </w:rPr>
              <w:instrText xml:space="preserve"> PAGEREF _Toc180458 \h </w:instrText>
            </w:r>
            <w:r w:rsidR="00076DCA">
              <w:rPr>
                <w:noProof/>
                <w:webHidden/>
              </w:rPr>
            </w:r>
            <w:r w:rsidR="00076DCA">
              <w:rPr>
                <w:noProof/>
                <w:webHidden/>
              </w:rPr>
              <w:fldChar w:fldCharType="separate"/>
            </w:r>
            <w:r w:rsidR="00076DCA">
              <w:rPr>
                <w:noProof/>
                <w:webHidden/>
              </w:rPr>
              <w:t>47</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59" w:history="1">
            <w:r w:rsidR="00076DCA" w:rsidRPr="007B2461">
              <w:rPr>
                <w:rStyle w:val="Hyperlink"/>
                <w:noProof/>
              </w:rPr>
              <w:t>6.36</w:t>
            </w:r>
            <w:r w:rsidR="00076DCA">
              <w:rPr>
                <w:noProof/>
                <w:lang w:eastAsia="en-US"/>
              </w:rPr>
              <w:tab/>
            </w:r>
            <w:r w:rsidR="00076DCA" w:rsidRPr="007B2461">
              <w:rPr>
                <w:rStyle w:val="Hyperlink"/>
                <w:noProof/>
              </w:rPr>
              <w:t>J2735TrailerUnitDescription</w:t>
            </w:r>
            <w:r w:rsidR="00076DCA">
              <w:rPr>
                <w:noProof/>
                <w:webHidden/>
              </w:rPr>
              <w:tab/>
            </w:r>
            <w:r w:rsidR="00076DCA">
              <w:rPr>
                <w:noProof/>
                <w:webHidden/>
              </w:rPr>
              <w:fldChar w:fldCharType="begin"/>
            </w:r>
            <w:r w:rsidR="00076DCA">
              <w:rPr>
                <w:noProof/>
                <w:webHidden/>
              </w:rPr>
              <w:instrText xml:space="preserve"> PAGEREF _Toc180459 \h </w:instrText>
            </w:r>
            <w:r w:rsidR="00076DCA">
              <w:rPr>
                <w:noProof/>
                <w:webHidden/>
              </w:rPr>
            </w:r>
            <w:r w:rsidR="00076DCA">
              <w:rPr>
                <w:noProof/>
                <w:webHidden/>
              </w:rPr>
              <w:fldChar w:fldCharType="separate"/>
            </w:r>
            <w:r w:rsidR="00076DCA">
              <w:rPr>
                <w:noProof/>
                <w:webHidden/>
              </w:rPr>
              <w:t>48</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60" w:history="1">
            <w:r w:rsidR="00076DCA" w:rsidRPr="007B2461">
              <w:rPr>
                <w:rStyle w:val="Hyperlink"/>
                <w:noProof/>
              </w:rPr>
              <w:t>6.37</w:t>
            </w:r>
            <w:r w:rsidR="00076DCA">
              <w:rPr>
                <w:noProof/>
                <w:lang w:eastAsia="en-US"/>
              </w:rPr>
              <w:tab/>
            </w:r>
            <w:r w:rsidR="00076DCA" w:rsidRPr="007B2461">
              <w:rPr>
                <w:rStyle w:val="Hyperlink"/>
                <w:noProof/>
              </w:rPr>
              <w:t>J2735BumperHeights</w:t>
            </w:r>
            <w:r w:rsidR="00076DCA">
              <w:rPr>
                <w:noProof/>
                <w:webHidden/>
              </w:rPr>
              <w:tab/>
            </w:r>
            <w:r w:rsidR="00076DCA">
              <w:rPr>
                <w:noProof/>
                <w:webHidden/>
              </w:rPr>
              <w:fldChar w:fldCharType="begin"/>
            </w:r>
            <w:r w:rsidR="00076DCA">
              <w:rPr>
                <w:noProof/>
                <w:webHidden/>
              </w:rPr>
              <w:instrText xml:space="preserve"> PAGEREF _Toc180460 \h </w:instrText>
            </w:r>
            <w:r w:rsidR="00076DCA">
              <w:rPr>
                <w:noProof/>
                <w:webHidden/>
              </w:rPr>
            </w:r>
            <w:r w:rsidR="00076DCA">
              <w:rPr>
                <w:noProof/>
                <w:webHidden/>
              </w:rPr>
              <w:fldChar w:fldCharType="separate"/>
            </w:r>
            <w:r w:rsidR="00076DCA">
              <w:rPr>
                <w:noProof/>
                <w:webHidden/>
              </w:rPr>
              <w:t>49</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61" w:history="1">
            <w:r w:rsidR="00076DCA" w:rsidRPr="007B2461">
              <w:rPr>
                <w:rStyle w:val="Hyperlink"/>
                <w:noProof/>
              </w:rPr>
              <w:t>6.38</w:t>
            </w:r>
            <w:r w:rsidR="00076DCA">
              <w:rPr>
                <w:noProof/>
                <w:lang w:eastAsia="en-US"/>
              </w:rPr>
              <w:tab/>
            </w:r>
            <w:r w:rsidR="00076DCA" w:rsidRPr="007B2461">
              <w:rPr>
                <w:rStyle w:val="Hyperlink"/>
                <w:noProof/>
              </w:rPr>
              <w:t>J2735TrailerHistoryPoint</w:t>
            </w:r>
            <w:r w:rsidR="00076DCA">
              <w:rPr>
                <w:noProof/>
                <w:webHidden/>
              </w:rPr>
              <w:tab/>
            </w:r>
            <w:r w:rsidR="00076DCA">
              <w:rPr>
                <w:noProof/>
                <w:webHidden/>
              </w:rPr>
              <w:fldChar w:fldCharType="begin"/>
            </w:r>
            <w:r w:rsidR="00076DCA">
              <w:rPr>
                <w:noProof/>
                <w:webHidden/>
              </w:rPr>
              <w:instrText xml:space="preserve"> PAGEREF _Toc180461 \h </w:instrText>
            </w:r>
            <w:r w:rsidR="00076DCA">
              <w:rPr>
                <w:noProof/>
                <w:webHidden/>
              </w:rPr>
            </w:r>
            <w:r w:rsidR="00076DCA">
              <w:rPr>
                <w:noProof/>
                <w:webHidden/>
              </w:rPr>
              <w:fldChar w:fldCharType="separate"/>
            </w:r>
            <w:r w:rsidR="00076DCA">
              <w:rPr>
                <w:noProof/>
                <w:webHidden/>
              </w:rPr>
              <w:t>49</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62" w:history="1">
            <w:r w:rsidR="00076DCA" w:rsidRPr="007B2461">
              <w:rPr>
                <w:rStyle w:val="Hyperlink"/>
                <w:noProof/>
              </w:rPr>
              <w:t>6.39</w:t>
            </w:r>
            <w:r w:rsidR="00076DCA">
              <w:rPr>
                <w:noProof/>
                <w:lang w:eastAsia="en-US"/>
              </w:rPr>
              <w:tab/>
            </w:r>
            <w:r w:rsidR="00076DCA" w:rsidRPr="007B2461">
              <w:rPr>
                <w:rStyle w:val="Hyperlink"/>
                <w:noProof/>
              </w:rPr>
              <w:t>J2735Node_XY</w:t>
            </w:r>
            <w:r w:rsidR="00076DCA">
              <w:rPr>
                <w:noProof/>
                <w:webHidden/>
              </w:rPr>
              <w:tab/>
            </w:r>
            <w:r w:rsidR="00076DCA">
              <w:rPr>
                <w:noProof/>
                <w:webHidden/>
              </w:rPr>
              <w:fldChar w:fldCharType="begin"/>
            </w:r>
            <w:r w:rsidR="00076DCA">
              <w:rPr>
                <w:noProof/>
                <w:webHidden/>
              </w:rPr>
              <w:instrText xml:space="preserve"> PAGEREF _Toc180462 \h </w:instrText>
            </w:r>
            <w:r w:rsidR="00076DCA">
              <w:rPr>
                <w:noProof/>
                <w:webHidden/>
              </w:rPr>
            </w:r>
            <w:r w:rsidR="00076DCA">
              <w:rPr>
                <w:noProof/>
                <w:webHidden/>
              </w:rPr>
              <w:fldChar w:fldCharType="separate"/>
            </w:r>
            <w:r w:rsidR="00076DCA">
              <w:rPr>
                <w:noProof/>
                <w:webHidden/>
              </w:rPr>
              <w:t>50</w:t>
            </w:r>
            <w:r w:rsidR="00076DCA">
              <w:rPr>
                <w:noProof/>
                <w:webHidden/>
              </w:rPr>
              <w:fldChar w:fldCharType="end"/>
            </w:r>
          </w:hyperlink>
        </w:p>
        <w:p w:rsidR="00076DCA" w:rsidRDefault="00AB3FF6">
          <w:pPr>
            <w:pStyle w:val="TOC1"/>
            <w:tabs>
              <w:tab w:val="left" w:pos="480"/>
              <w:tab w:val="right" w:leader="dot" w:pos="9350"/>
            </w:tabs>
            <w:rPr>
              <w:noProof/>
              <w:lang w:eastAsia="en-US"/>
            </w:rPr>
          </w:pPr>
          <w:hyperlink w:anchor="_Toc180463" w:history="1">
            <w:r w:rsidR="00076DCA" w:rsidRPr="007B2461">
              <w:rPr>
                <w:rStyle w:val="Hyperlink"/>
                <w:noProof/>
              </w:rPr>
              <w:t>7</w:t>
            </w:r>
            <w:r w:rsidR="00076DCA">
              <w:rPr>
                <w:noProof/>
                <w:lang w:eastAsia="en-US"/>
              </w:rPr>
              <w:tab/>
            </w:r>
            <w:r w:rsidR="00076DCA" w:rsidRPr="007B2461">
              <w:rPr>
                <w:rStyle w:val="Hyperlink"/>
                <w:noProof/>
              </w:rPr>
              <w:t>Sample Data</w:t>
            </w:r>
            <w:r w:rsidR="00076DCA">
              <w:rPr>
                <w:noProof/>
                <w:webHidden/>
              </w:rPr>
              <w:tab/>
            </w:r>
            <w:r w:rsidR="00076DCA">
              <w:rPr>
                <w:noProof/>
                <w:webHidden/>
              </w:rPr>
              <w:fldChar w:fldCharType="begin"/>
            </w:r>
            <w:r w:rsidR="00076DCA">
              <w:rPr>
                <w:noProof/>
                <w:webHidden/>
              </w:rPr>
              <w:instrText xml:space="preserve"> PAGEREF _Toc180463 \h </w:instrText>
            </w:r>
            <w:r w:rsidR="00076DCA">
              <w:rPr>
                <w:noProof/>
                <w:webHidden/>
              </w:rPr>
            </w:r>
            <w:r w:rsidR="00076DCA">
              <w:rPr>
                <w:noProof/>
                <w:webHidden/>
              </w:rPr>
              <w:fldChar w:fldCharType="separate"/>
            </w:r>
            <w:r w:rsidR="00076DCA">
              <w:rPr>
                <w:noProof/>
                <w:webHidden/>
              </w:rPr>
              <w:t>50</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64" w:history="1">
            <w:r w:rsidR="00076DCA" w:rsidRPr="007B2461">
              <w:rPr>
                <w:rStyle w:val="Hyperlink"/>
                <w:noProof/>
              </w:rPr>
              <w:t>7.1</w:t>
            </w:r>
            <w:r w:rsidR="00076DCA">
              <w:rPr>
                <w:noProof/>
                <w:lang w:eastAsia="en-US"/>
              </w:rPr>
              <w:tab/>
            </w:r>
            <w:r w:rsidR="00076DCA" w:rsidRPr="007B2461">
              <w:rPr>
                <w:rStyle w:val="Hyperlink"/>
                <w:noProof/>
              </w:rPr>
              <w:t>Sample TIM Data</w:t>
            </w:r>
            <w:r w:rsidR="00076DCA">
              <w:rPr>
                <w:noProof/>
                <w:webHidden/>
              </w:rPr>
              <w:tab/>
            </w:r>
            <w:r w:rsidR="00076DCA">
              <w:rPr>
                <w:noProof/>
                <w:webHidden/>
              </w:rPr>
              <w:fldChar w:fldCharType="begin"/>
            </w:r>
            <w:r w:rsidR="00076DCA">
              <w:rPr>
                <w:noProof/>
                <w:webHidden/>
              </w:rPr>
              <w:instrText xml:space="preserve"> PAGEREF _Toc180464 \h </w:instrText>
            </w:r>
            <w:r w:rsidR="00076DCA">
              <w:rPr>
                <w:noProof/>
                <w:webHidden/>
              </w:rPr>
            </w:r>
            <w:r w:rsidR="00076DCA">
              <w:rPr>
                <w:noProof/>
                <w:webHidden/>
              </w:rPr>
              <w:fldChar w:fldCharType="separate"/>
            </w:r>
            <w:r w:rsidR="00076DCA">
              <w:rPr>
                <w:noProof/>
                <w:webHidden/>
              </w:rPr>
              <w:t>50</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65" w:history="1">
            <w:r w:rsidR="00076DCA" w:rsidRPr="007B2461">
              <w:rPr>
                <w:rStyle w:val="Hyperlink"/>
                <w:rFonts w:eastAsiaTheme="majorEastAsia"/>
                <w:noProof/>
              </w:rPr>
              <w:t>7.1.1</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ODE Broadcast TIM</w:t>
            </w:r>
            <w:r w:rsidR="00076DCA">
              <w:rPr>
                <w:noProof/>
                <w:webHidden/>
              </w:rPr>
              <w:tab/>
            </w:r>
            <w:r w:rsidR="00076DCA">
              <w:rPr>
                <w:noProof/>
                <w:webHidden/>
              </w:rPr>
              <w:fldChar w:fldCharType="begin"/>
            </w:r>
            <w:r w:rsidR="00076DCA">
              <w:rPr>
                <w:noProof/>
                <w:webHidden/>
              </w:rPr>
              <w:instrText xml:space="preserve"> PAGEREF _Toc180465 \h </w:instrText>
            </w:r>
            <w:r w:rsidR="00076DCA">
              <w:rPr>
                <w:noProof/>
                <w:webHidden/>
              </w:rPr>
            </w:r>
            <w:r w:rsidR="00076DCA">
              <w:rPr>
                <w:noProof/>
                <w:webHidden/>
              </w:rPr>
              <w:fldChar w:fldCharType="separate"/>
            </w:r>
            <w:r w:rsidR="00076DCA">
              <w:rPr>
                <w:noProof/>
                <w:webHidden/>
              </w:rPr>
              <w:t>51</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66" w:history="1">
            <w:r w:rsidR="00076DCA" w:rsidRPr="007B2461">
              <w:rPr>
                <w:rStyle w:val="Hyperlink"/>
                <w:rFonts w:eastAsiaTheme="majorEastAsia"/>
                <w:noProof/>
              </w:rPr>
              <w:t>7.1.2</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Received TIM from rxMsg</w:t>
            </w:r>
            <w:r w:rsidR="00076DCA">
              <w:rPr>
                <w:noProof/>
                <w:webHidden/>
              </w:rPr>
              <w:tab/>
            </w:r>
            <w:r w:rsidR="00076DCA">
              <w:rPr>
                <w:noProof/>
                <w:webHidden/>
              </w:rPr>
              <w:fldChar w:fldCharType="begin"/>
            </w:r>
            <w:r w:rsidR="00076DCA">
              <w:rPr>
                <w:noProof/>
                <w:webHidden/>
              </w:rPr>
              <w:instrText xml:space="preserve"> PAGEREF _Toc180466 \h </w:instrText>
            </w:r>
            <w:r w:rsidR="00076DCA">
              <w:rPr>
                <w:noProof/>
                <w:webHidden/>
              </w:rPr>
            </w:r>
            <w:r w:rsidR="00076DCA">
              <w:rPr>
                <w:noProof/>
                <w:webHidden/>
              </w:rPr>
              <w:fldChar w:fldCharType="separate"/>
            </w:r>
            <w:r w:rsidR="00076DCA">
              <w:rPr>
                <w:noProof/>
                <w:webHidden/>
              </w:rPr>
              <w:t>53</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67" w:history="1">
            <w:r w:rsidR="00076DCA" w:rsidRPr="007B2461">
              <w:rPr>
                <w:rStyle w:val="Hyperlink"/>
                <w:rFonts w:eastAsiaTheme="majorEastAsia"/>
                <w:noProof/>
              </w:rPr>
              <w:t>7.1.3</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Sample Distress Notification Message (dnMsg)</w:t>
            </w:r>
            <w:r w:rsidR="00076DCA">
              <w:rPr>
                <w:noProof/>
                <w:webHidden/>
              </w:rPr>
              <w:tab/>
            </w:r>
            <w:r w:rsidR="00076DCA">
              <w:rPr>
                <w:noProof/>
                <w:webHidden/>
              </w:rPr>
              <w:fldChar w:fldCharType="begin"/>
            </w:r>
            <w:r w:rsidR="00076DCA">
              <w:rPr>
                <w:noProof/>
                <w:webHidden/>
              </w:rPr>
              <w:instrText xml:space="preserve"> PAGEREF _Toc180467 \h </w:instrText>
            </w:r>
            <w:r w:rsidR="00076DCA">
              <w:rPr>
                <w:noProof/>
                <w:webHidden/>
              </w:rPr>
            </w:r>
            <w:r w:rsidR="00076DCA">
              <w:rPr>
                <w:noProof/>
                <w:webHidden/>
              </w:rPr>
              <w:fldChar w:fldCharType="separate"/>
            </w:r>
            <w:r w:rsidR="00076DCA">
              <w:rPr>
                <w:noProof/>
                <w:webHidden/>
              </w:rPr>
              <w:t>57</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68" w:history="1">
            <w:r w:rsidR="00076DCA" w:rsidRPr="007B2461">
              <w:rPr>
                <w:rStyle w:val="Hyperlink"/>
                <w:rFonts w:eastAsiaTheme="majorEastAsia"/>
                <w:noProof/>
              </w:rPr>
              <w:t>7.1.4</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J2735 Broadcast TIM</w:t>
            </w:r>
            <w:r w:rsidR="00076DCA">
              <w:rPr>
                <w:noProof/>
                <w:webHidden/>
              </w:rPr>
              <w:tab/>
            </w:r>
            <w:r w:rsidR="00076DCA">
              <w:rPr>
                <w:noProof/>
                <w:webHidden/>
              </w:rPr>
              <w:fldChar w:fldCharType="begin"/>
            </w:r>
            <w:r w:rsidR="00076DCA">
              <w:rPr>
                <w:noProof/>
                <w:webHidden/>
              </w:rPr>
              <w:instrText xml:space="preserve"> PAGEREF _Toc180468 \h </w:instrText>
            </w:r>
            <w:r w:rsidR="00076DCA">
              <w:rPr>
                <w:noProof/>
                <w:webHidden/>
              </w:rPr>
            </w:r>
            <w:r w:rsidR="00076DCA">
              <w:rPr>
                <w:noProof/>
                <w:webHidden/>
              </w:rPr>
              <w:fldChar w:fldCharType="separate"/>
            </w:r>
            <w:r w:rsidR="00076DCA">
              <w:rPr>
                <w:noProof/>
                <w:webHidden/>
              </w:rPr>
              <w:t>61</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69" w:history="1">
            <w:r w:rsidR="00076DCA" w:rsidRPr="007B2461">
              <w:rPr>
                <w:rStyle w:val="Hyperlink"/>
                <w:noProof/>
              </w:rPr>
              <w:t>7.2</w:t>
            </w:r>
            <w:r w:rsidR="00076DCA">
              <w:rPr>
                <w:noProof/>
                <w:lang w:eastAsia="en-US"/>
              </w:rPr>
              <w:tab/>
            </w:r>
            <w:r w:rsidR="00076DCA" w:rsidRPr="007B2461">
              <w:rPr>
                <w:rStyle w:val="Hyperlink"/>
                <w:noProof/>
              </w:rPr>
              <w:t>Sample Driver Alert</w:t>
            </w:r>
            <w:r w:rsidR="00076DCA">
              <w:rPr>
                <w:noProof/>
                <w:webHidden/>
              </w:rPr>
              <w:tab/>
            </w:r>
            <w:r w:rsidR="00076DCA">
              <w:rPr>
                <w:noProof/>
                <w:webHidden/>
              </w:rPr>
              <w:fldChar w:fldCharType="begin"/>
            </w:r>
            <w:r w:rsidR="00076DCA">
              <w:rPr>
                <w:noProof/>
                <w:webHidden/>
              </w:rPr>
              <w:instrText xml:space="preserve"> PAGEREF _Toc180469 \h </w:instrText>
            </w:r>
            <w:r w:rsidR="00076DCA">
              <w:rPr>
                <w:noProof/>
                <w:webHidden/>
              </w:rPr>
            </w:r>
            <w:r w:rsidR="00076DCA">
              <w:rPr>
                <w:noProof/>
                <w:webHidden/>
              </w:rPr>
              <w:fldChar w:fldCharType="separate"/>
            </w:r>
            <w:r w:rsidR="00076DCA">
              <w:rPr>
                <w:noProof/>
                <w:webHidden/>
              </w:rPr>
              <w:t>64</w:t>
            </w:r>
            <w:r w:rsidR="00076DCA">
              <w:rPr>
                <w:noProof/>
                <w:webHidden/>
              </w:rPr>
              <w:fldChar w:fldCharType="end"/>
            </w:r>
          </w:hyperlink>
        </w:p>
        <w:p w:rsidR="00076DCA" w:rsidRDefault="00AB3FF6">
          <w:pPr>
            <w:pStyle w:val="TOC2"/>
            <w:tabs>
              <w:tab w:val="left" w:pos="1080"/>
              <w:tab w:val="right" w:leader="dot" w:pos="9350"/>
            </w:tabs>
            <w:rPr>
              <w:noProof/>
              <w:lang w:eastAsia="en-US"/>
            </w:rPr>
          </w:pPr>
          <w:hyperlink w:anchor="_Toc180470" w:history="1">
            <w:r w:rsidR="00076DCA" w:rsidRPr="007B2461">
              <w:rPr>
                <w:rStyle w:val="Hyperlink"/>
                <w:noProof/>
              </w:rPr>
              <w:t>7.3</w:t>
            </w:r>
            <w:r w:rsidR="00076DCA">
              <w:rPr>
                <w:noProof/>
                <w:lang w:eastAsia="en-US"/>
              </w:rPr>
              <w:tab/>
            </w:r>
            <w:r w:rsidR="00076DCA" w:rsidRPr="007B2461">
              <w:rPr>
                <w:rStyle w:val="Hyperlink"/>
                <w:noProof/>
              </w:rPr>
              <w:t>Sample BSM Data</w:t>
            </w:r>
            <w:r w:rsidR="00076DCA">
              <w:rPr>
                <w:noProof/>
                <w:webHidden/>
              </w:rPr>
              <w:tab/>
            </w:r>
            <w:r w:rsidR="00076DCA">
              <w:rPr>
                <w:noProof/>
                <w:webHidden/>
              </w:rPr>
              <w:fldChar w:fldCharType="begin"/>
            </w:r>
            <w:r w:rsidR="00076DCA">
              <w:rPr>
                <w:noProof/>
                <w:webHidden/>
              </w:rPr>
              <w:instrText xml:space="preserve"> PAGEREF _Toc180470 \h </w:instrText>
            </w:r>
            <w:r w:rsidR="00076DCA">
              <w:rPr>
                <w:noProof/>
                <w:webHidden/>
              </w:rPr>
            </w:r>
            <w:r w:rsidR="00076DCA">
              <w:rPr>
                <w:noProof/>
                <w:webHidden/>
              </w:rPr>
              <w:fldChar w:fldCharType="separate"/>
            </w:r>
            <w:r w:rsidR="00076DCA">
              <w:rPr>
                <w:noProof/>
                <w:webHidden/>
              </w:rPr>
              <w:t>65</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71" w:history="1">
            <w:r w:rsidR="00076DCA" w:rsidRPr="007B2461">
              <w:rPr>
                <w:rStyle w:val="Hyperlink"/>
                <w:rFonts w:eastAsiaTheme="majorEastAsia"/>
                <w:noProof/>
              </w:rPr>
              <w:t>7.3.1</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BSM from bsmTx</w:t>
            </w:r>
            <w:r w:rsidR="00076DCA">
              <w:rPr>
                <w:noProof/>
                <w:webHidden/>
              </w:rPr>
              <w:tab/>
            </w:r>
            <w:r w:rsidR="00076DCA">
              <w:rPr>
                <w:noProof/>
                <w:webHidden/>
              </w:rPr>
              <w:fldChar w:fldCharType="begin"/>
            </w:r>
            <w:r w:rsidR="00076DCA">
              <w:rPr>
                <w:noProof/>
                <w:webHidden/>
              </w:rPr>
              <w:instrText xml:space="preserve"> PAGEREF _Toc180471 \h </w:instrText>
            </w:r>
            <w:r w:rsidR="00076DCA">
              <w:rPr>
                <w:noProof/>
                <w:webHidden/>
              </w:rPr>
            </w:r>
            <w:r w:rsidR="00076DCA">
              <w:rPr>
                <w:noProof/>
                <w:webHidden/>
              </w:rPr>
              <w:fldChar w:fldCharType="separate"/>
            </w:r>
            <w:r w:rsidR="00076DCA">
              <w:rPr>
                <w:noProof/>
                <w:webHidden/>
              </w:rPr>
              <w:t>65</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72" w:history="1">
            <w:r w:rsidR="00076DCA" w:rsidRPr="007B2461">
              <w:rPr>
                <w:rStyle w:val="Hyperlink"/>
                <w:rFonts w:eastAsiaTheme="majorEastAsia"/>
                <w:noProof/>
              </w:rPr>
              <w:t>7.3.2</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BSM from bsmLogDuringEvent</w:t>
            </w:r>
            <w:r w:rsidR="00076DCA">
              <w:rPr>
                <w:noProof/>
                <w:webHidden/>
              </w:rPr>
              <w:tab/>
            </w:r>
            <w:r w:rsidR="00076DCA">
              <w:rPr>
                <w:noProof/>
                <w:webHidden/>
              </w:rPr>
              <w:fldChar w:fldCharType="begin"/>
            </w:r>
            <w:r w:rsidR="00076DCA">
              <w:rPr>
                <w:noProof/>
                <w:webHidden/>
              </w:rPr>
              <w:instrText xml:space="preserve"> PAGEREF _Toc180472 \h </w:instrText>
            </w:r>
            <w:r w:rsidR="00076DCA">
              <w:rPr>
                <w:noProof/>
                <w:webHidden/>
              </w:rPr>
            </w:r>
            <w:r w:rsidR="00076DCA">
              <w:rPr>
                <w:noProof/>
                <w:webHidden/>
              </w:rPr>
              <w:fldChar w:fldCharType="separate"/>
            </w:r>
            <w:r w:rsidR="00076DCA">
              <w:rPr>
                <w:noProof/>
                <w:webHidden/>
              </w:rPr>
              <w:t>68</w:t>
            </w:r>
            <w:r w:rsidR="00076DCA">
              <w:rPr>
                <w:noProof/>
                <w:webHidden/>
              </w:rPr>
              <w:fldChar w:fldCharType="end"/>
            </w:r>
          </w:hyperlink>
        </w:p>
        <w:p w:rsidR="00076DCA" w:rsidRDefault="00AB3FF6">
          <w:pPr>
            <w:pStyle w:val="TOC3"/>
            <w:tabs>
              <w:tab w:val="left" w:pos="1440"/>
              <w:tab w:val="right" w:leader="dot" w:pos="9350"/>
            </w:tabs>
            <w:rPr>
              <w:rFonts w:asciiTheme="minorHAnsi" w:eastAsiaTheme="minorEastAsia" w:hAnsiTheme="minorHAnsi" w:cstheme="minorBidi"/>
              <w:noProof/>
              <w:sz w:val="22"/>
              <w:szCs w:val="22"/>
            </w:rPr>
          </w:pPr>
          <w:hyperlink w:anchor="_Toc180473" w:history="1">
            <w:r w:rsidR="00076DCA" w:rsidRPr="007B2461">
              <w:rPr>
                <w:rStyle w:val="Hyperlink"/>
                <w:rFonts w:eastAsiaTheme="majorEastAsia"/>
                <w:noProof/>
              </w:rPr>
              <w:t>7.3.3</w:t>
            </w:r>
            <w:r w:rsidR="00076DCA">
              <w:rPr>
                <w:rFonts w:asciiTheme="minorHAnsi" w:eastAsiaTheme="minorEastAsia" w:hAnsiTheme="minorHAnsi" w:cstheme="minorBidi"/>
                <w:noProof/>
                <w:sz w:val="22"/>
                <w:szCs w:val="22"/>
              </w:rPr>
              <w:tab/>
            </w:r>
            <w:r w:rsidR="00076DCA" w:rsidRPr="007B2461">
              <w:rPr>
                <w:rStyle w:val="Hyperlink"/>
                <w:rFonts w:eastAsiaTheme="majorEastAsia"/>
                <w:noProof/>
              </w:rPr>
              <w:t>BSM from rxMsg</w:t>
            </w:r>
            <w:r w:rsidR="00076DCA">
              <w:rPr>
                <w:noProof/>
                <w:webHidden/>
              </w:rPr>
              <w:tab/>
            </w:r>
            <w:r w:rsidR="00076DCA">
              <w:rPr>
                <w:noProof/>
                <w:webHidden/>
              </w:rPr>
              <w:fldChar w:fldCharType="begin"/>
            </w:r>
            <w:r w:rsidR="00076DCA">
              <w:rPr>
                <w:noProof/>
                <w:webHidden/>
              </w:rPr>
              <w:instrText xml:space="preserve"> PAGEREF _Toc180473 \h </w:instrText>
            </w:r>
            <w:r w:rsidR="00076DCA">
              <w:rPr>
                <w:noProof/>
                <w:webHidden/>
              </w:rPr>
            </w:r>
            <w:r w:rsidR="00076DCA">
              <w:rPr>
                <w:noProof/>
                <w:webHidden/>
              </w:rPr>
              <w:fldChar w:fldCharType="separate"/>
            </w:r>
            <w:r w:rsidR="00076DCA">
              <w:rPr>
                <w:noProof/>
                <w:webHidden/>
              </w:rPr>
              <w:t>72</w:t>
            </w:r>
            <w:r w:rsidR="00076DCA">
              <w:rPr>
                <w:noProof/>
                <w:webHidden/>
              </w:rPr>
              <w:fldChar w:fldCharType="end"/>
            </w:r>
          </w:hyperlink>
        </w:p>
        <w:p w:rsidR="00076DCA" w:rsidRDefault="00AB3FF6">
          <w:pPr>
            <w:pStyle w:val="TOC1"/>
            <w:tabs>
              <w:tab w:val="left" w:pos="480"/>
              <w:tab w:val="right" w:leader="dot" w:pos="9350"/>
            </w:tabs>
            <w:rPr>
              <w:noProof/>
              <w:lang w:eastAsia="en-US"/>
            </w:rPr>
          </w:pPr>
          <w:hyperlink w:anchor="_Toc180474" w:history="1">
            <w:r w:rsidR="00076DCA" w:rsidRPr="007B2461">
              <w:rPr>
                <w:rStyle w:val="Hyperlink"/>
                <w:noProof/>
              </w:rPr>
              <w:t>8</w:t>
            </w:r>
            <w:r w:rsidR="00076DCA">
              <w:rPr>
                <w:noProof/>
                <w:lang w:eastAsia="en-US"/>
              </w:rPr>
              <w:tab/>
            </w:r>
            <w:r w:rsidR="00076DCA" w:rsidRPr="007B2461">
              <w:rPr>
                <w:rStyle w:val="Hyperlink"/>
                <w:noProof/>
              </w:rPr>
              <w:t>References</w:t>
            </w:r>
            <w:r w:rsidR="00076DCA">
              <w:rPr>
                <w:noProof/>
                <w:webHidden/>
              </w:rPr>
              <w:tab/>
            </w:r>
            <w:r w:rsidR="00076DCA">
              <w:rPr>
                <w:noProof/>
                <w:webHidden/>
              </w:rPr>
              <w:fldChar w:fldCharType="begin"/>
            </w:r>
            <w:r w:rsidR="00076DCA">
              <w:rPr>
                <w:noProof/>
                <w:webHidden/>
              </w:rPr>
              <w:instrText xml:space="preserve"> PAGEREF _Toc180474 \h </w:instrText>
            </w:r>
            <w:r w:rsidR="00076DCA">
              <w:rPr>
                <w:noProof/>
                <w:webHidden/>
              </w:rPr>
            </w:r>
            <w:r w:rsidR="00076DCA">
              <w:rPr>
                <w:noProof/>
                <w:webHidden/>
              </w:rPr>
              <w:fldChar w:fldCharType="separate"/>
            </w:r>
            <w:r w:rsidR="00076DCA">
              <w:rPr>
                <w:noProof/>
                <w:webHidden/>
              </w:rPr>
              <w:t>75</w:t>
            </w:r>
            <w:r w:rsidR="00076DCA">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722CA7"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722CA7" w:rsidRDefault="00722CA7" w:rsidP="001C3DDE">
            <w:pPr>
              <w:pStyle w:val="NormalArial11"/>
              <w:rPr>
                <w:sz w:val="20"/>
                <w:szCs w:val="20"/>
              </w:rPr>
            </w:pPr>
            <w:r>
              <w:rPr>
                <w:sz w:val="20"/>
                <w:szCs w:val="20"/>
              </w:rPr>
              <w:t>0.7</w:t>
            </w:r>
          </w:p>
        </w:tc>
        <w:tc>
          <w:tcPr>
            <w:tcW w:w="1820" w:type="dxa"/>
          </w:tcPr>
          <w:p w:rsidR="00722CA7" w:rsidRDefault="00722CA7"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 and upgrade to schemaVersion 6.</w:t>
            </w:r>
          </w:p>
        </w:tc>
      </w:tr>
      <w:tr w:rsidR="0056253B" w:rsidTr="001C3DDE">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56253B" w:rsidRDefault="0056253B" w:rsidP="001C3DDE">
            <w:pPr>
              <w:pStyle w:val="NormalArial11"/>
              <w:rPr>
                <w:sz w:val="20"/>
                <w:szCs w:val="20"/>
              </w:rPr>
            </w:pPr>
            <w:r>
              <w:rPr>
                <w:sz w:val="20"/>
                <w:szCs w:val="20"/>
              </w:rPr>
              <w:t>0.8</w:t>
            </w:r>
          </w:p>
        </w:tc>
        <w:tc>
          <w:tcPr>
            <w:tcW w:w="1820" w:type="dxa"/>
          </w:tcPr>
          <w:p w:rsidR="0056253B" w:rsidRDefault="0056253B" w:rsidP="001C3DDE">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11/16/2018</w:t>
            </w:r>
          </w:p>
        </w:tc>
        <w:tc>
          <w:tcPr>
            <w:tcW w:w="4841"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Moved RSU Index to RSU specific objects</w:t>
            </w:r>
            <w:r w:rsidR="00E225A1">
              <w:rPr>
                <w:sz w:val="20"/>
                <w:szCs w:val="20"/>
              </w:rPr>
              <w:t xml:space="preserve"> and obfuscated rsuPassword</w:t>
            </w:r>
          </w:p>
        </w:tc>
      </w:tr>
      <w:tr w:rsidR="003D1AA8"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3D1AA8" w:rsidRDefault="003D1AA8" w:rsidP="001C3DDE">
            <w:pPr>
              <w:pStyle w:val="NormalArial11"/>
              <w:rPr>
                <w:sz w:val="20"/>
                <w:szCs w:val="20"/>
              </w:rPr>
            </w:pPr>
            <w:r>
              <w:rPr>
                <w:sz w:val="20"/>
                <w:szCs w:val="20"/>
              </w:rPr>
              <w:t>0.9</w:t>
            </w:r>
          </w:p>
        </w:tc>
        <w:tc>
          <w:tcPr>
            <w:tcW w:w="1820" w:type="dxa"/>
          </w:tcPr>
          <w:p w:rsidR="003D1AA8" w:rsidRDefault="003D1AA8"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12/6/2018</w:t>
            </w:r>
          </w:p>
        </w:tc>
        <w:tc>
          <w:tcPr>
            <w:tcW w:w="4841"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Corrected the structure of RSUS in a TIM Broadcast message. Also clarified that single-element JSON arrays will be represented by a JSON Object in J2735 TIM messages. </w:t>
            </w:r>
          </w:p>
        </w:tc>
      </w:tr>
      <w:tr w:rsidR="009D29F1" w:rsidTr="001C3DDE">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9D29F1" w:rsidRDefault="009D29F1" w:rsidP="001C3DDE">
            <w:pPr>
              <w:pStyle w:val="NormalArial11"/>
              <w:rPr>
                <w:sz w:val="20"/>
                <w:szCs w:val="20"/>
              </w:rPr>
            </w:pPr>
            <w:r>
              <w:rPr>
                <w:sz w:val="20"/>
                <w:szCs w:val="20"/>
              </w:rPr>
              <w:t>0.10</w:t>
            </w:r>
          </w:p>
        </w:tc>
        <w:tc>
          <w:tcPr>
            <w:tcW w:w="1820" w:type="dxa"/>
          </w:tcPr>
          <w:p w:rsidR="009D29F1" w:rsidRDefault="009D29F1" w:rsidP="001C3DDE">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9D29F1" w:rsidRDefault="009D29F1"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12/14/2018</w:t>
            </w:r>
          </w:p>
        </w:tc>
        <w:tc>
          <w:tcPr>
            <w:tcW w:w="4841" w:type="dxa"/>
          </w:tcPr>
          <w:p w:rsidR="009D29F1" w:rsidRDefault="009D29F1"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two BSM sample messages </w:t>
            </w:r>
          </w:p>
        </w:tc>
      </w:tr>
      <w:tr w:rsidR="004A1D14" w:rsidTr="001C3DDE">
        <w:trPr>
          <w:cnfStyle w:val="000000100000" w:firstRow="0" w:lastRow="0" w:firstColumn="0" w:lastColumn="0" w:oddVBand="0" w:evenVBand="0" w:oddHBand="1" w:evenHBand="0" w:firstRowFirstColumn="0" w:firstRowLastColumn="0" w:lastRowFirstColumn="0" w:lastRowLastColumn="0"/>
          <w:trHeight w:val="311"/>
          <w:ins w:id="1" w:author="Musavi, Hamid [USA]" w:date="2019-02-04T13:44:00Z"/>
        </w:trPr>
        <w:tc>
          <w:tcPr>
            <w:cnfStyle w:val="001000000000" w:firstRow="0" w:lastRow="0" w:firstColumn="1" w:lastColumn="0" w:oddVBand="0" w:evenVBand="0" w:oddHBand="0" w:evenHBand="0" w:firstRowFirstColumn="0" w:firstRowLastColumn="0" w:lastRowFirstColumn="0" w:lastRowLastColumn="0"/>
            <w:tcW w:w="1160" w:type="dxa"/>
          </w:tcPr>
          <w:p w:rsidR="004A1D14" w:rsidRDefault="004A1D14" w:rsidP="001C3DDE">
            <w:pPr>
              <w:pStyle w:val="NormalArial11"/>
              <w:rPr>
                <w:ins w:id="2" w:author="Musavi, Hamid [USA]" w:date="2019-02-04T13:44:00Z"/>
                <w:sz w:val="20"/>
                <w:szCs w:val="20"/>
              </w:rPr>
            </w:pPr>
            <w:ins w:id="3" w:author="Musavi, Hamid [USA]" w:date="2019-02-04T13:44:00Z">
              <w:r>
                <w:rPr>
                  <w:sz w:val="20"/>
                  <w:szCs w:val="20"/>
                </w:rPr>
                <w:t>0.11</w:t>
              </w:r>
            </w:ins>
          </w:p>
        </w:tc>
        <w:tc>
          <w:tcPr>
            <w:tcW w:w="1820" w:type="dxa"/>
          </w:tcPr>
          <w:p w:rsidR="004A1D14" w:rsidRDefault="004A1D14" w:rsidP="001C3DDE">
            <w:pPr>
              <w:pStyle w:val="NormalArial11"/>
              <w:jc w:val="left"/>
              <w:cnfStyle w:val="000000100000" w:firstRow="0" w:lastRow="0" w:firstColumn="0" w:lastColumn="0" w:oddVBand="0" w:evenVBand="0" w:oddHBand="1" w:evenHBand="0" w:firstRowFirstColumn="0" w:firstRowLastColumn="0" w:lastRowFirstColumn="0" w:lastRowLastColumn="0"/>
              <w:rPr>
                <w:ins w:id="4" w:author="Musavi, Hamid [USA]" w:date="2019-02-04T13:44:00Z"/>
                <w:sz w:val="20"/>
                <w:szCs w:val="20"/>
              </w:rPr>
            </w:pPr>
            <w:ins w:id="5" w:author="Musavi, Hamid [USA]" w:date="2019-02-04T13:44:00Z">
              <w:r>
                <w:rPr>
                  <w:sz w:val="20"/>
                  <w:szCs w:val="20"/>
                </w:rPr>
                <w:t>Hamid Musavi</w:t>
              </w:r>
            </w:ins>
          </w:p>
        </w:tc>
        <w:tc>
          <w:tcPr>
            <w:tcW w:w="1529" w:type="dxa"/>
          </w:tcPr>
          <w:p w:rsidR="004A1D14" w:rsidRDefault="00076DCA" w:rsidP="001C3DDE">
            <w:pPr>
              <w:pStyle w:val="NormalArial11"/>
              <w:cnfStyle w:val="000000100000" w:firstRow="0" w:lastRow="0" w:firstColumn="0" w:lastColumn="0" w:oddVBand="0" w:evenVBand="0" w:oddHBand="1" w:evenHBand="0" w:firstRowFirstColumn="0" w:firstRowLastColumn="0" w:lastRowFirstColumn="0" w:lastRowLastColumn="0"/>
              <w:rPr>
                <w:ins w:id="6" w:author="Musavi, Hamid [USA]" w:date="2019-02-04T13:44:00Z"/>
                <w:sz w:val="20"/>
                <w:szCs w:val="20"/>
              </w:rPr>
            </w:pPr>
            <w:ins w:id="7" w:author="Musavi, Hamid [USA]" w:date="2019-02-04T13:44:00Z">
              <w:r>
                <w:rPr>
                  <w:sz w:val="20"/>
                  <w:szCs w:val="20"/>
                </w:rPr>
                <w:t>2/4/2019</w:t>
              </w:r>
            </w:ins>
          </w:p>
        </w:tc>
        <w:tc>
          <w:tcPr>
            <w:tcW w:w="4841" w:type="dxa"/>
          </w:tcPr>
          <w:p w:rsidR="004A1D14" w:rsidRDefault="00076DCA" w:rsidP="001C3DDE">
            <w:pPr>
              <w:pStyle w:val="NormalArial11"/>
              <w:cnfStyle w:val="000000100000" w:firstRow="0" w:lastRow="0" w:firstColumn="0" w:lastColumn="0" w:oddVBand="0" w:evenVBand="0" w:oddHBand="1" w:evenHBand="0" w:firstRowFirstColumn="0" w:firstRowLastColumn="0" w:lastRowFirstColumn="0" w:lastRowLastColumn="0"/>
              <w:rPr>
                <w:ins w:id="8" w:author="Musavi, Hamid [USA]" w:date="2019-02-04T13:44:00Z"/>
                <w:sz w:val="20"/>
                <w:szCs w:val="20"/>
              </w:rPr>
            </w:pPr>
            <w:ins w:id="9" w:author="Musavi, Hamid [USA]" w:date="2019-02-04T13:44:00Z">
              <w:r>
                <w:rPr>
                  <w:sz w:val="20"/>
                  <w:szCs w:val="20"/>
                </w:rPr>
                <w:t>Updated values for recordGeneratedBy field</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0" w:name="_Toc464836202"/>
      <w:bookmarkStart w:id="11" w:name="_Toc483908130"/>
      <w:bookmarkStart w:id="12" w:name="_Toc512256589"/>
      <w:bookmarkStart w:id="13" w:name="_Toc180403"/>
      <w:r w:rsidRPr="00314B85">
        <w:lastRenderedPageBreak/>
        <w:t>Introduction</w:t>
      </w:r>
      <w:bookmarkEnd w:id="10"/>
      <w:bookmarkEnd w:id="11"/>
      <w:bookmarkEnd w:id="12"/>
      <w:bookmarkEnd w:id="13"/>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14" w:name="_Toc180404"/>
      <w:r>
        <w:t>Published Topics</w:t>
      </w:r>
      <w:bookmarkEnd w:id="14"/>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proofErr w:type="gramStart"/>
            <w:r w:rsidRPr="00532F35">
              <w:rPr>
                <w:rFonts w:ascii="Courier New" w:hAnsi="Courier New" w:cs="Courier New"/>
              </w:rPr>
              <w:t>topic.OdeBsmPojo</w:t>
            </w:r>
            <w:proofErr w:type="gramEnd"/>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proofErr w:type="gramStart"/>
            <w:r w:rsidRPr="00F47D65">
              <w:rPr>
                <w:rFonts w:ascii="Courier New" w:hAnsi="Courier New" w:cs="Courier New"/>
              </w:rPr>
              <w:t>us.dot.its.jpo.ode.model</w:t>
            </w:r>
            <w:proofErr w:type="gramEnd"/>
            <w:r w:rsidRPr="00F47D65">
              <w:rPr>
                <w:rFonts w:ascii="Courier New" w:hAnsi="Courier New" w:cs="Courier New"/>
              </w:rPr>
              <w:t>.OdeBsmData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topic.OdeBsmJson</w:t>
            </w:r>
            <w:proofErr w:type="gramEnd"/>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proofErr w:type="gramStart"/>
            <w:r w:rsidRPr="00F47D65">
              <w:rPr>
                <w:rFonts w:ascii="Courier New" w:hAnsi="Courier New" w:cs="Courier New"/>
              </w:rPr>
              <w:t>us.dot.its.jpo.ode.model</w:t>
            </w:r>
            <w:proofErr w:type="gramEnd"/>
            <w:r w:rsidRPr="00F47D65">
              <w:rPr>
                <w:rFonts w:ascii="Courier New" w:hAnsi="Courier New" w:cs="Courier New"/>
              </w:rPr>
              <w:t>.OdeBsmData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proofErr w:type="gramStart"/>
            <w:r w:rsidRPr="00532F35">
              <w:rPr>
                <w:rFonts w:ascii="Courier New" w:hAnsi="Courier New" w:cs="Courier New"/>
              </w:rPr>
              <w:t>topic.FilteredOdeBsmJson</w:t>
            </w:r>
            <w:proofErr w:type="gramEnd"/>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proofErr w:type="gramStart"/>
            <w:r w:rsidRPr="00134262">
              <w:rPr>
                <w:rFonts w:ascii="Courier New" w:hAnsi="Courier New" w:cs="Courier New"/>
              </w:rPr>
              <w:t>us.dot.its.jpo.ode.model</w:t>
            </w:r>
            <w:proofErr w:type="gramEnd"/>
            <w:r w:rsidRPr="00134262">
              <w:rPr>
                <w:rFonts w:ascii="Courier New" w:hAnsi="Courier New" w:cs="Courier New"/>
              </w:rPr>
              <w:t>.OdeBsmData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proofErr w:type="gramStart"/>
            <w:r w:rsidRPr="00532F35">
              <w:rPr>
                <w:rFonts w:ascii="Courier New" w:hAnsi="Courier New" w:cs="Courier New"/>
              </w:rPr>
              <w:t>topic.OdeBsmRxPojo</w:t>
            </w:r>
            <w:proofErr w:type="gramEnd"/>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proofErr w:type="gramStart"/>
            <w:r w:rsidRPr="00134262">
              <w:rPr>
                <w:rFonts w:ascii="Courier New" w:hAnsi="Courier New" w:cs="Courier New"/>
              </w:rPr>
              <w:t>us.dot.its.jpo.ode.model</w:t>
            </w:r>
            <w:proofErr w:type="gramEnd"/>
            <w:r w:rsidRPr="00134262">
              <w:rPr>
                <w:rFonts w:ascii="Courier New" w:hAnsi="Courier New" w:cs="Courier New"/>
              </w:rPr>
              <w:t>.OdeBsmData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topic.OdeBsmTxPojo</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proofErr w:type="gramStart"/>
            <w:r w:rsidRPr="00134262">
              <w:rPr>
                <w:rFonts w:ascii="Courier New" w:hAnsi="Courier New" w:cs="Courier New"/>
              </w:rPr>
              <w:t>us.dot.its.jpo.ode.model</w:t>
            </w:r>
            <w:proofErr w:type="gramEnd"/>
            <w:r w:rsidRPr="00134262">
              <w:rPr>
                <w:rFonts w:ascii="Courier New" w:hAnsi="Courier New" w:cs="Courier New"/>
              </w:rPr>
              <w:t>.OdeBsmData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topic.OdeBsmDuringEventPojo</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proofErr w:type="gramStart"/>
            <w:r w:rsidRPr="00134262">
              <w:rPr>
                <w:rFonts w:ascii="Courier New" w:hAnsi="Courier New" w:cs="Courier New"/>
              </w:rPr>
              <w:lastRenderedPageBreak/>
              <w:t>us.dot.its.jpo.ode.model</w:t>
            </w:r>
            <w:proofErr w:type="gramEnd"/>
            <w:r w:rsidRPr="00134262">
              <w:rPr>
                <w:rFonts w:ascii="Courier New" w:hAnsi="Courier New" w:cs="Courier New"/>
              </w:rPr>
              <w:t>.OdeBsmData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topic.OdeTimJson</w:t>
            </w:r>
            <w:proofErr w:type="gramEnd"/>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topic.FilteredOdeTimJson</w:t>
            </w:r>
            <w:proofErr w:type="gramEnd"/>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topic.OdeDNMsgJson</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topic.OdeTimRxJson</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topic.OdeTimBroadcastPojo</w:t>
            </w:r>
            <w:proofErr w:type="gramEnd"/>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proofErr w:type="gramStart"/>
            <w:r w:rsidRPr="00F47D65">
              <w:rPr>
                <w:rFonts w:ascii="Courier New" w:hAnsi="Courier New" w:cs="Courier New"/>
              </w:rPr>
              <w:t>us.dot.its.jpo.ode.model</w:t>
            </w:r>
            <w:proofErr w:type="gramEnd"/>
            <w:r w:rsidRPr="00F47D65">
              <w:rPr>
                <w:rFonts w:ascii="Courier New" w:hAnsi="Courier New" w:cs="Courier New"/>
              </w:rPr>
              <w:t>.OdeTimData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topic.OdeTimBroadcastJson</w:t>
            </w:r>
            <w:proofErr w:type="gramEnd"/>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proofErr w:type="gramStart"/>
            <w:r w:rsidRPr="00F47D65">
              <w:rPr>
                <w:rFonts w:ascii="Courier New" w:hAnsi="Courier New" w:cs="Courier New"/>
              </w:rPr>
              <w:t>us.dot.its.jpo.ode.model</w:t>
            </w:r>
            <w:proofErr w:type="gramEnd"/>
            <w:r w:rsidRPr="00F47D65">
              <w:rPr>
                <w:rFonts w:ascii="Courier New" w:hAnsi="Courier New" w:cs="Courier New"/>
              </w:rPr>
              <w:t>.OdeTimData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proofErr w:type="gramStart"/>
            <w:r w:rsidRPr="00532F35">
              <w:rPr>
                <w:rFonts w:ascii="Courier New" w:hAnsi="Courier New" w:cs="Courier New"/>
              </w:rPr>
              <w:t>topic.</w:t>
            </w:r>
            <w:r>
              <w:rPr>
                <w:rFonts w:ascii="Courier New" w:hAnsi="Courier New" w:cs="Courier New"/>
              </w:rPr>
              <w:t>J</w:t>
            </w:r>
            <w:proofErr w:type="gramEnd"/>
            <w:r>
              <w:rPr>
                <w:rFonts w:ascii="Courier New" w:hAnsi="Courier New" w:cs="Courier New"/>
              </w:rPr>
              <w:t>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topic.OdeDriverAlertJson</w:t>
            </w:r>
            <w:proofErr w:type="gramEnd"/>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proofErr w:type="gramStart"/>
            <w:r w:rsidRPr="00532F35">
              <w:rPr>
                <w:rFonts w:ascii="Courier New" w:hAnsi="Courier New" w:cs="Courier New"/>
              </w:rPr>
              <w:t>us.dot.its.jpo.ode.model</w:t>
            </w:r>
            <w:proofErr w:type="gramEnd"/>
            <w:r w:rsidRPr="00532F35">
              <w:rPr>
                <w:rFonts w:ascii="Courier New" w:hAnsi="Courier New" w:cs="Courier New"/>
              </w:rPr>
              <w:t>.OdeDriverAlertData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w:t>
      </w:r>
      <w:r w:rsidR="002E3921">
        <w:rPr>
          <w:noProof/>
        </w:rPr>
        <w:fldChar w:fldCharType="end"/>
      </w:r>
      <w:r>
        <w:t xml:space="preserve"> - ODE Published Topics</w:t>
      </w:r>
    </w:p>
    <w:p w:rsidR="00D23963" w:rsidRDefault="00ED77CC" w:rsidP="008268A7">
      <w:pPr>
        <w:pStyle w:val="Heading1"/>
      </w:pPr>
      <w:bookmarkStart w:id="15" w:name="_Toc180405"/>
      <w:r>
        <w:t>Common</w:t>
      </w:r>
      <w:r w:rsidR="00D23963">
        <w:t xml:space="preserve"> Data Schemas</w:t>
      </w:r>
      <w:bookmarkEnd w:id="15"/>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16" w:name="_Toc462052304"/>
      <w:bookmarkStart w:id="17" w:name="_Toc483908188"/>
      <w:bookmarkStart w:id="18" w:name="_Toc180406"/>
      <w:r w:rsidRPr="00145701">
        <w:t>ODE Data</w:t>
      </w:r>
      <w:bookmarkEnd w:id="16"/>
      <w:bookmarkEnd w:id="17"/>
      <w:bookmarkEnd w:id="18"/>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9" w:name="_Ref504554250"/>
      <w:bookmarkStart w:id="20" w:name="_Toc441572980"/>
      <w:bookmarkStart w:id="21" w:name="_Toc456253308"/>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w:t>
      </w:r>
      <w:r w:rsidR="002E3921">
        <w:rPr>
          <w:noProof/>
        </w:rPr>
        <w:fldChar w:fldCharType="end"/>
      </w:r>
      <w:bookmarkEnd w:id="19"/>
      <w:r>
        <w:t xml:space="preserve"> – OdeData</w:t>
      </w:r>
      <w:bookmarkEnd w:id="20"/>
      <w:bookmarkEnd w:id="21"/>
    </w:p>
    <w:p w:rsidR="00D23963" w:rsidRDefault="00D23963" w:rsidP="008268A7">
      <w:pPr>
        <w:pStyle w:val="Heading2"/>
      </w:pPr>
      <w:bookmarkStart w:id="22" w:name="_ODE_Message_Metadata"/>
      <w:bookmarkStart w:id="23" w:name="_Toc462052305"/>
      <w:bookmarkStart w:id="24" w:name="_Ref471813394"/>
      <w:bookmarkStart w:id="25" w:name="_Toc483908189"/>
      <w:bookmarkStart w:id="26" w:name="_Toc180407"/>
      <w:bookmarkEnd w:id="22"/>
      <w:r w:rsidRPr="00284BEB">
        <w:t>ODE Message Metadata</w:t>
      </w:r>
      <w:bookmarkEnd w:id="23"/>
      <w:bookmarkEnd w:id="24"/>
      <w:bookmarkEnd w:id="25"/>
      <w:bookmarkEnd w:id="26"/>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hyperlink w:anchor="_ASN.1_Encodings" w:history="1">
              <w:r w:rsidRPr="00A50733">
                <w:rPr>
                  <w:rStyle w:val="Hyperlink"/>
                </w:rPr>
                <w:t>Asn1Encodings</w:t>
              </w:r>
            </w:hyperlink>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w:t>
            </w:r>
            <w:proofErr w:type="gramStart"/>
            <w:r>
              <w:rPr>
                <w:rFonts w:ascii="Segoe UI" w:hAnsi="Segoe UI" w:cs="Segoe UI"/>
                <w:sz w:val="18"/>
                <w:szCs w:val="18"/>
              </w:rPr>
              <w:t>format :</w:t>
            </w:r>
            <w:proofErr w:type="gramEnd"/>
            <w:r>
              <w:rPr>
                <w:rFonts w:ascii="Segoe UI" w:hAnsi="Segoe UI" w:cs="Segoe UI"/>
                <w:sz w:val="18"/>
                <w:szCs w:val="18"/>
              </w:rPr>
              <w:t xml:space="preserve">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AB3FF6"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27" w:name="_Ref512500396"/>
            <w:r>
              <w:rPr>
                <w:rStyle w:val="FootnoteReference"/>
                <w:rFonts w:ascii="Courier New" w:hAnsi="Courier New" w:cs="Courier New"/>
              </w:rPr>
              <w:footnoteReference w:id="4"/>
            </w:r>
            <w:bookmarkEnd w:id="27"/>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 xml:space="preserve">The ISO date-time format: </w:t>
            </w:r>
            <w:r w:rsidRPr="00515E5E">
              <w:rPr>
                <w:b/>
              </w:rPr>
              <w:t>yyyy-MM-ddThh:</w:t>
            </w:r>
            <w:proofErr w:type="gramStart"/>
            <w:r w:rsidRPr="00515E5E">
              <w:rPr>
                <w:b/>
              </w:rPr>
              <w:t>mm:ss</w:t>
            </w:r>
            <w:proofErr w:type="gramEnd"/>
            <w:r w:rsidRPr="00515E5E">
              <w:rPr>
                <w:b/>
              </w:rPr>
              <w:t>.sssZ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rPr>
                <w:ins w:id="28" w:author="Musavi, Hamid [USA]" w:date="2019-02-04T09:20:00Z"/>
                <w:rFonts w:ascii="Consolas" w:hAnsi="Consolas" w:cs="Consolas"/>
                <w:color w:val="000000"/>
                <w:sz w:val="20"/>
                <w:szCs w:val="20"/>
              </w:rPr>
            </w:pPr>
            <w:r>
              <w:t xml:space="preserve">An enumeration </w:t>
            </w:r>
            <w:ins w:id="29" w:author="Musavi, Hamid [USA]" w:date="2019-02-04T09:15:00Z">
              <w:r w:rsidR="00257CD7">
                <w:t xml:space="preserve">constant </w:t>
              </w:r>
            </w:ins>
            <w:r>
              <w:t>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ins w:id="30" w:author="Musavi, Hamid [USA]" w:date="2019-02-04T09:15:00Z">
              <w:r w:rsidR="00257CD7" w:rsidRPr="00257CD7">
                <w:rPr>
                  <w:rFonts w:ascii="Consolas" w:hAnsi="Consolas" w:cs="Consolas"/>
                  <w:b/>
                  <w:bCs/>
                  <w:i/>
                  <w:iCs/>
                  <w:color w:val="0000C0"/>
                  <w:sz w:val="20"/>
                  <w:szCs w:val="20"/>
                </w:rPr>
                <w:t>, TMC_VIA_SAT, TMC_VIA_SNMP</w:t>
              </w:r>
            </w:ins>
            <w:r>
              <w:rPr>
                <w:rFonts w:ascii="Consolas" w:hAnsi="Consolas" w:cs="Consolas"/>
                <w:color w:val="000000"/>
                <w:sz w:val="20"/>
                <w:szCs w:val="20"/>
              </w:rPr>
              <w:t>}</w:t>
            </w:r>
            <w:ins w:id="31" w:author="Musavi, Hamid [USA]" w:date="2019-02-04T09:15:00Z">
              <w:r w:rsidR="00257CD7">
                <w:rPr>
                  <w:rFonts w:ascii="Consolas" w:hAnsi="Consolas" w:cs="Consolas"/>
                  <w:color w:val="000000"/>
                  <w:sz w:val="20"/>
                  <w:szCs w:val="20"/>
                </w:rPr>
                <w:t xml:space="preserve">. All messages broadcast </w:t>
              </w:r>
            </w:ins>
            <w:ins w:id="32" w:author="Musavi, Hamid [USA]" w:date="2019-02-04T09:16:00Z">
              <w:r w:rsidR="00257CD7">
                <w:rPr>
                  <w:rFonts w:ascii="Consolas" w:hAnsi="Consolas" w:cs="Consolas"/>
                  <w:color w:val="000000"/>
                  <w:sz w:val="20"/>
                  <w:szCs w:val="20"/>
                </w:rPr>
                <w:t xml:space="preserve">by TMC will have </w:t>
              </w:r>
              <w:r w:rsidR="00257CD7" w:rsidRPr="00831530">
                <w:rPr>
                  <w:rFonts w:ascii="Courier New" w:hAnsi="Courier New" w:cs="Courier New"/>
                </w:rPr>
                <w:t>recordGeneratedBy</w:t>
              </w:r>
              <w:r w:rsidR="00257CD7">
                <w:rPr>
                  <w:rFonts w:ascii="Courier New" w:hAnsi="Courier New" w:cs="Courier New"/>
                </w:rPr>
                <w:t xml:space="preserve"> = </w:t>
              </w:r>
              <w:r w:rsidR="00257CD7">
                <w:rPr>
                  <w:rFonts w:ascii="Consolas" w:hAnsi="Consolas" w:cs="Consolas"/>
                  <w:b/>
                  <w:bCs/>
                  <w:i/>
                  <w:iCs/>
                  <w:color w:val="0000C0"/>
                  <w:sz w:val="20"/>
                  <w:szCs w:val="20"/>
                </w:rPr>
                <w:t>TMC</w:t>
              </w:r>
              <w:r w:rsidR="00257CD7">
                <w:rPr>
                  <w:rFonts w:ascii="Consolas" w:hAnsi="Consolas" w:cs="Consolas"/>
                  <w:color w:val="000000"/>
                  <w:sz w:val="20"/>
                  <w:szCs w:val="20"/>
                </w:rPr>
                <w:t>. Once those b</w:t>
              </w:r>
            </w:ins>
            <w:ins w:id="33" w:author="Musavi, Hamid [USA]" w:date="2019-02-04T09:17:00Z">
              <w:r w:rsidR="00257CD7">
                <w:rPr>
                  <w:rFonts w:ascii="Consolas" w:hAnsi="Consolas" w:cs="Consolas"/>
                  <w:color w:val="000000"/>
                  <w:sz w:val="20"/>
                  <w:szCs w:val="20"/>
                </w:rPr>
                <w:t xml:space="preserve">roadcast messages are received by a field device (either </w:t>
              </w:r>
              <w:r w:rsidR="00257CD7">
                <w:rPr>
                  <w:rFonts w:ascii="Consolas" w:hAnsi="Consolas" w:cs="Consolas"/>
                  <w:color w:val="000000"/>
                  <w:sz w:val="20"/>
                  <w:szCs w:val="20"/>
                </w:rPr>
                <w:lastRenderedPageBreak/>
                <w:t xml:space="preserve">OBU or RSU) and messages logged back to ODE, the </w:t>
              </w:r>
            </w:ins>
            <w:ins w:id="34" w:author="Musavi, Hamid [USA]" w:date="2019-02-04T09:18:00Z">
              <w:r w:rsidR="00257CD7">
                <w:rPr>
                  <w:rFonts w:ascii="Consolas" w:hAnsi="Consolas" w:cs="Consolas"/>
                  <w:color w:val="000000"/>
                  <w:sz w:val="20"/>
                  <w:szCs w:val="20"/>
                </w:rPr>
                <w:t xml:space="preserve">value of </w:t>
              </w:r>
              <w:r w:rsidR="00257CD7" w:rsidRPr="00831530">
                <w:rPr>
                  <w:rFonts w:ascii="Courier New" w:hAnsi="Courier New" w:cs="Courier New"/>
                </w:rPr>
                <w:t>recordGeneratedBy</w:t>
              </w:r>
              <w:r w:rsidR="00257CD7">
                <w:rPr>
                  <w:rFonts w:ascii="Consolas" w:hAnsi="Consolas" w:cs="Consolas"/>
                  <w:color w:val="000000"/>
                  <w:sz w:val="20"/>
                  <w:szCs w:val="20"/>
                </w:rPr>
                <w:t xml:space="preserve"> will be set to </w:t>
              </w:r>
              <w:r w:rsidR="00257CD7">
                <w:rPr>
                  <w:rFonts w:ascii="Consolas" w:hAnsi="Consolas" w:cs="Consolas"/>
                  <w:b/>
                  <w:bCs/>
                  <w:i/>
                  <w:iCs/>
                  <w:color w:val="0000C0"/>
                  <w:sz w:val="20"/>
                  <w:szCs w:val="20"/>
                </w:rPr>
                <w:t>RSU</w:t>
              </w:r>
              <w:r w:rsidR="00257CD7" w:rsidRPr="00257CD7">
                <w:rPr>
                  <w:rFonts w:ascii="Consolas" w:hAnsi="Consolas" w:cs="Consolas"/>
                  <w:b/>
                  <w:bCs/>
                  <w:i/>
                  <w:iCs/>
                  <w:color w:val="0000C0"/>
                  <w:sz w:val="20"/>
                  <w:szCs w:val="20"/>
                </w:rPr>
                <w:t>, TMC_VIA_SAT, TMC_VIA_SNMP</w:t>
              </w:r>
              <w:r w:rsidR="00257CD7">
                <w:rPr>
                  <w:rFonts w:ascii="Consolas" w:hAnsi="Consolas" w:cs="Consolas"/>
                  <w:color w:val="000000"/>
                  <w:sz w:val="20"/>
                  <w:szCs w:val="20"/>
                </w:rPr>
                <w:t xml:space="preserve"> depending on the value of </w:t>
              </w:r>
            </w:ins>
            <w:ins w:id="35" w:author="Musavi, Hamid [USA]" w:date="2019-02-04T09:19:00Z">
              <w:r w:rsidR="00257CD7" w:rsidRPr="006A024C">
                <w:rPr>
                  <w:rFonts w:ascii="Courier New" w:hAnsi="Courier New" w:cs="Courier New"/>
                </w:rPr>
                <w:t>receivedMessageDetails</w:t>
              </w:r>
              <w:r w:rsidR="00257CD7">
                <w:rPr>
                  <w:rFonts w:ascii="Courier New" w:hAnsi="Courier New" w:cs="Courier New"/>
                </w:rPr>
                <w:t>.</w:t>
              </w:r>
              <w:r w:rsidR="00257CD7" w:rsidRPr="008D2A4B">
                <w:rPr>
                  <w:rFonts w:ascii="Courier New" w:hAnsi="Courier New" w:cs="Courier New"/>
                </w:rPr>
                <w:t xml:space="preserve"> rxSource</w:t>
              </w:r>
            </w:ins>
            <w:ins w:id="36" w:author="Musavi, Hamid [USA]" w:date="2019-02-04T09:20:00Z">
              <w:r w:rsidR="00257CD7">
                <w:rPr>
                  <w:rFonts w:ascii="Consolas" w:hAnsi="Consolas" w:cs="Consolas"/>
                  <w:color w:val="000000"/>
                  <w:sz w:val="20"/>
                  <w:szCs w:val="20"/>
                </w:rPr>
                <w:t>:</w:t>
              </w:r>
            </w:ins>
          </w:p>
          <w:tbl>
            <w:tblPr>
              <w:tblStyle w:val="TableGrid"/>
              <w:tblW w:w="0" w:type="auto"/>
              <w:tblLayout w:type="fixed"/>
              <w:tblLook w:val="04A0" w:firstRow="1" w:lastRow="0" w:firstColumn="1" w:lastColumn="0" w:noHBand="0" w:noVBand="1"/>
            </w:tblPr>
            <w:tblGrid>
              <w:gridCol w:w="1999"/>
              <w:gridCol w:w="2000"/>
            </w:tblGrid>
            <w:tr w:rsidR="00257CD7" w:rsidTr="00257CD7">
              <w:trPr>
                <w:ins w:id="37" w:author="Musavi, Hamid [USA]" w:date="2019-02-04T09:21:00Z"/>
              </w:trPr>
              <w:tc>
                <w:tcPr>
                  <w:tcW w:w="1999" w:type="dxa"/>
                </w:tcPr>
                <w:p w:rsidR="00257CD7" w:rsidRPr="00C800CF" w:rsidRDefault="00257CD7" w:rsidP="00284194">
                  <w:pPr>
                    <w:autoSpaceDE w:val="0"/>
                    <w:autoSpaceDN w:val="0"/>
                    <w:adjustRightInd w:val="0"/>
                    <w:rPr>
                      <w:ins w:id="38" w:author="Musavi, Hamid [USA]" w:date="2019-02-04T09:21:00Z"/>
                      <w:b/>
                      <w:rPrChange w:id="39" w:author="Musavi, Hamid [USA]" w:date="2019-02-04T09:26:00Z">
                        <w:rPr>
                          <w:ins w:id="40" w:author="Musavi, Hamid [USA]" w:date="2019-02-04T09:21:00Z"/>
                        </w:rPr>
                      </w:rPrChange>
                    </w:rPr>
                  </w:pPr>
                  <w:ins w:id="41" w:author="Musavi, Hamid [USA]" w:date="2019-02-04T09:21:00Z">
                    <w:r w:rsidRPr="00C800CF">
                      <w:rPr>
                        <w:rFonts w:ascii="Courier New" w:hAnsi="Courier New" w:cs="Courier New"/>
                        <w:b/>
                        <w:rPrChange w:id="42" w:author="Musavi, Hamid [USA]" w:date="2019-02-04T09:26:00Z">
                          <w:rPr>
                            <w:rFonts w:ascii="Courier New" w:hAnsi="Courier New" w:cs="Courier New"/>
                          </w:rPr>
                        </w:rPrChange>
                      </w:rPr>
                      <w:t>rxSource</w:t>
                    </w:r>
                  </w:ins>
                </w:p>
              </w:tc>
              <w:tc>
                <w:tcPr>
                  <w:tcW w:w="2000" w:type="dxa"/>
                </w:tcPr>
                <w:p w:rsidR="00257CD7" w:rsidRPr="00C800CF" w:rsidRDefault="00257CD7" w:rsidP="00284194">
                  <w:pPr>
                    <w:autoSpaceDE w:val="0"/>
                    <w:autoSpaceDN w:val="0"/>
                    <w:adjustRightInd w:val="0"/>
                    <w:rPr>
                      <w:ins w:id="43" w:author="Musavi, Hamid [USA]" w:date="2019-02-04T09:21:00Z"/>
                      <w:b/>
                      <w:rPrChange w:id="44" w:author="Musavi, Hamid [USA]" w:date="2019-02-04T09:26:00Z">
                        <w:rPr>
                          <w:ins w:id="45" w:author="Musavi, Hamid [USA]" w:date="2019-02-04T09:21:00Z"/>
                        </w:rPr>
                      </w:rPrChange>
                    </w:rPr>
                  </w:pPr>
                  <w:ins w:id="46" w:author="Musavi, Hamid [USA]" w:date="2019-02-04T09:21:00Z">
                    <w:r w:rsidRPr="00C800CF">
                      <w:rPr>
                        <w:rFonts w:ascii="Courier New" w:hAnsi="Courier New" w:cs="Courier New"/>
                        <w:b/>
                        <w:rPrChange w:id="47" w:author="Musavi, Hamid [USA]" w:date="2019-02-04T09:26:00Z">
                          <w:rPr>
                            <w:rFonts w:ascii="Courier New" w:hAnsi="Courier New" w:cs="Courier New"/>
                          </w:rPr>
                        </w:rPrChange>
                      </w:rPr>
                      <w:t>recordGeneratedBy</w:t>
                    </w:r>
                  </w:ins>
                </w:p>
              </w:tc>
            </w:tr>
            <w:tr w:rsidR="00257CD7" w:rsidTr="00257CD7">
              <w:trPr>
                <w:ins w:id="48" w:author="Musavi, Hamid [USA]" w:date="2019-02-04T09:21:00Z"/>
              </w:trPr>
              <w:tc>
                <w:tcPr>
                  <w:tcW w:w="1999" w:type="dxa"/>
                </w:tcPr>
                <w:p w:rsidR="00257CD7" w:rsidRDefault="00257CD7" w:rsidP="00284194">
                  <w:pPr>
                    <w:autoSpaceDE w:val="0"/>
                    <w:autoSpaceDN w:val="0"/>
                    <w:adjustRightInd w:val="0"/>
                    <w:rPr>
                      <w:ins w:id="49" w:author="Musavi, Hamid [USA]" w:date="2019-02-04T09:21:00Z"/>
                    </w:rPr>
                  </w:pPr>
                  <w:ins w:id="50" w:author="Musavi, Hamid [USA]" w:date="2019-02-04T09:21:00Z">
                    <w:r>
                      <w:rPr>
                        <w:rFonts w:ascii="Consolas" w:hAnsi="Consolas" w:cs="Consolas"/>
                        <w:b/>
                        <w:bCs/>
                        <w:i/>
                        <w:iCs/>
                        <w:color w:val="0000C0"/>
                        <w:sz w:val="20"/>
                        <w:szCs w:val="20"/>
                      </w:rPr>
                      <w:t>RSU</w:t>
                    </w:r>
                  </w:ins>
                </w:p>
              </w:tc>
              <w:tc>
                <w:tcPr>
                  <w:tcW w:w="2000" w:type="dxa"/>
                </w:tcPr>
                <w:p w:rsidR="00257CD7" w:rsidRDefault="00257CD7" w:rsidP="00284194">
                  <w:pPr>
                    <w:autoSpaceDE w:val="0"/>
                    <w:autoSpaceDN w:val="0"/>
                    <w:adjustRightInd w:val="0"/>
                    <w:rPr>
                      <w:ins w:id="51" w:author="Musavi, Hamid [USA]" w:date="2019-02-04T09:21:00Z"/>
                    </w:rPr>
                  </w:pPr>
                  <w:ins w:id="52" w:author="Musavi, Hamid [USA]" w:date="2019-02-04T09:21:00Z">
                    <w:r>
                      <w:rPr>
                        <w:rFonts w:ascii="Consolas" w:hAnsi="Consolas" w:cs="Consolas"/>
                        <w:b/>
                        <w:bCs/>
                        <w:i/>
                        <w:iCs/>
                        <w:color w:val="0000C0"/>
                        <w:sz w:val="20"/>
                        <w:szCs w:val="20"/>
                      </w:rPr>
                      <w:t>RSU</w:t>
                    </w:r>
                  </w:ins>
                </w:p>
              </w:tc>
            </w:tr>
            <w:tr w:rsidR="00257CD7" w:rsidTr="00257CD7">
              <w:trPr>
                <w:ins w:id="53" w:author="Musavi, Hamid [USA]" w:date="2019-02-04T09:21:00Z"/>
              </w:trPr>
              <w:tc>
                <w:tcPr>
                  <w:tcW w:w="1999" w:type="dxa"/>
                </w:tcPr>
                <w:p w:rsidR="00257CD7" w:rsidRDefault="00257CD7" w:rsidP="00284194">
                  <w:pPr>
                    <w:autoSpaceDE w:val="0"/>
                    <w:autoSpaceDN w:val="0"/>
                    <w:adjustRightInd w:val="0"/>
                    <w:rPr>
                      <w:ins w:id="54" w:author="Musavi, Hamid [USA]" w:date="2019-02-04T09:21:00Z"/>
                    </w:rPr>
                  </w:pPr>
                  <w:ins w:id="55" w:author="Musavi, Hamid [USA]" w:date="2019-02-04T09:21:00Z">
                    <w:r>
                      <w:rPr>
                        <w:rFonts w:ascii="Consolas" w:hAnsi="Consolas" w:cs="Consolas"/>
                        <w:b/>
                        <w:bCs/>
                        <w:i/>
                        <w:iCs/>
                        <w:color w:val="0000C0"/>
                        <w:sz w:val="20"/>
                        <w:szCs w:val="20"/>
                      </w:rPr>
                      <w:t>RV</w:t>
                    </w:r>
                  </w:ins>
                </w:p>
              </w:tc>
              <w:tc>
                <w:tcPr>
                  <w:tcW w:w="2000" w:type="dxa"/>
                </w:tcPr>
                <w:p w:rsidR="00257CD7" w:rsidRDefault="00257CD7" w:rsidP="00284194">
                  <w:pPr>
                    <w:autoSpaceDE w:val="0"/>
                    <w:autoSpaceDN w:val="0"/>
                    <w:adjustRightInd w:val="0"/>
                    <w:rPr>
                      <w:ins w:id="56" w:author="Musavi, Hamid [USA]" w:date="2019-02-04T09:21:00Z"/>
                    </w:rPr>
                  </w:pPr>
                  <w:ins w:id="57" w:author="Musavi, Hamid [USA]" w:date="2019-02-04T09:21:00Z">
                    <w:r>
                      <w:rPr>
                        <w:rFonts w:ascii="Consolas" w:hAnsi="Consolas" w:cs="Consolas"/>
                        <w:b/>
                        <w:bCs/>
                        <w:i/>
                        <w:iCs/>
                        <w:color w:val="0000C0"/>
                        <w:sz w:val="20"/>
                        <w:szCs w:val="20"/>
                      </w:rPr>
                      <w:t>OBU</w:t>
                    </w:r>
                  </w:ins>
                </w:p>
              </w:tc>
            </w:tr>
            <w:tr w:rsidR="00257CD7" w:rsidTr="00257CD7">
              <w:trPr>
                <w:ins w:id="58" w:author="Musavi, Hamid [USA]" w:date="2019-02-04T09:21:00Z"/>
              </w:trPr>
              <w:tc>
                <w:tcPr>
                  <w:tcW w:w="1999" w:type="dxa"/>
                </w:tcPr>
                <w:p w:rsidR="00257CD7" w:rsidRDefault="00257CD7" w:rsidP="00284194">
                  <w:pPr>
                    <w:autoSpaceDE w:val="0"/>
                    <w:autoSpaceDN w:val="0"/>
                    <w:adjustRightInd w:val="0"/>
                    <w:rPr>
                      <w:ins w:id="59" w:author="Musavi, Hamid [USA]" w:date="2019-02-04T09:21:00Z"/>
                    </w:rPr>
                  </w:pPr>
                  <w:ins w:id="60" w:author="Musavi, Hamid [USA]" w:date="2019-02-04T09:22:00Z">
                    <w:r>
                      <w:rPr>
                        <w:rFonts w:ascii="Consolas" w:hAnsi="Consolas" w:cs="Consolas"/>
                        <w:b/>
                        <w:bCs/>
                        <w:i/>
                        <w:iCs/>
                        <w:color w:val="0000C0"/>
                        <w:sz w:val="20"/>
                        <w:szCs w:val="20"/>
                      </w:rPr>
                      <w:t>SAT</w:t>
                    </w:r>
                  </w:ins>
                </w:p>
              </w:tc>
              <w:tc>
                <w:tcPr>
                  <w:tcW w:w="2000" w:type="dxa"/>
                </w:tcPr>
                <w:p w:rsidR="00257CD7" w:rsidRDefault="00257CD7" w:rsidP="00284194">
                  <w:pPr>
                    <w:autoSpaceDE w:val="0"/>
                    <w:autoSpaceDN w:val="0"/>
                    <w:adjustRightInd w:val="0"/>
                    <w:rPr>
                      <w:ins w:id="61" w:author="Musavi, Hamid [USA]" w:date="2019-02-04T09:21:00Z"/>
                    </w:rPr>
                  </w:pPr>
                  <w:ins w:id="62" w:author="Musavi, Hamid [USA]" w:date="2019-02-04T09:22:00Z">
                    <w:r w:rsidRPr="00257CD7">
                      <w:rPr>
                        <w:rFonts w:ascii="Consolas" w:hAnsi="Consolas" w:cs="Consolas"/>
                        <w:b/>
                        <w:bCs/>
                        <w:i/>
                        <w:iCs/>
                        <w:color w:val="0000C0"/>
                        <w:sz w:val="20"/>
                        <w:szCs w:val="20"/>
                      </w:rPr>
                      <w:t>TMC_VIA_SAT</w:t>
                    </w:r>
                  </w:ins>
                </w:p>
              </w:tc>
            </w:tr>
            <w:tr w:rsidR="00257CD7" w:rsidTr="00257CD7">
              <w:trPr>
                <w:ins w:id="63" w:author="Musavi, Hamid [USA]" w:date="2019-02-04T09:21:00Z"/>
              </w:trPr>
              <w:tc>
                <w:tcPr>
                  <w:tcW w:w="1999" w:type="dxa"/>
                </w:tcPr>
                <w:p w:rsidR="00257CD7" w:rsidRDefault="00257CD7" w:rsidP="00284194">
                  <w:pPr>
                    <w:autoSpaceDE w:val="0"/>
                    <w:autoSpaceDN w:val="0"/>
                    <w:adjustRightInd w:val="0"/>
                    <w:rPr>
                      <w:ins w:id="64" w:author="Musavi, Hamid [USA]" w:date="2019-02-04T09:21:00Z"/>
                      <w:rFonts w:ascii="Consolas" w:hAnsi="Consolas" w:cs="Consolas"/>
                      <w:b/>
                      <w:bCs/>
                      <w:i/>
                      <w:iCs/>
                      <w:color w:val="0000C0"/>
                      <w:sz w:val="20"/>
                      <w:szCs w:val="20"/>
                    </w:rPr>
                  </w:pPr>
                  <w:ins w:id="65" w:author="Musavi, Hamid [USA]" w:date="2019-02-04T09:22:00Z">
                    <w:r>
                      <w:rPr>
                        <w:rFonts w:ascii="Consolas" w:hAnsi="Consolas" w:cs="Consolas"/>
                        <w:b/>
                        <w:bCs/>
                        <w:i/>
                        <w:iCs/>
                        <w:color w:val="0000C0"/>
                        <w:sz w:val="20"/>
                        <w:szCs w:val="20"/>
                      </w:rPr>
                      <w:t>SNMP</w:t>
                    </w:r>
                  </w:ins>
                </w:p>
              </w:tc>
              <w:tc>
                <w:tcPr>
                  <w:tcW w:w="2000" w:type="dxa"/>
                </w:tcPr>
                <w:p w:rsidR="00257CD7" w:rsidRDefault="00257CD7" w:rsidP="00284194">
                  <w:pPr>
                    <w:autoSpaceDE w:val="0"/>
                    <w:autoSpaceDN w:val="0"/>
                    <w:adjustRightInd w:val="0"/>
                    <w:rPr>
                      <w:ins w:id="66" w:author="Musavi, Hamid [USA]" w:date="2019-02-04T09:21:00Z"/>
                      <w:rFonts w:ascii="Consolas" w:hAnsi="Consolas" w:cs="Consolas"/>
                      <w:b/>
                      <w:bCs/>
                      <w:i/>
                      <w:iCs/>
                      <w:color w:val="0000C0"/>
                      <w:sz w:val="20"/>
                      <w:szCs w:val="20"/>
                    </w:rPr>
                  </w:pPr>
                  <w:ins w:id="67" w:author="Musavi, Hamid [USA]" w:date="2019-02-04T09:22:00Z">
                    <w:r w:rsidRPr="00257CD7">
                      <w:rPr>
                        <w:rFonts w:ascii="Consolas" w:hAnsi="Consolas" w:cs="Consolas"/>
                        <w:b/>
                        <w:bCs/>
                        <w:i/>
                        <w:iCs/>
                        <w:color w:val="0000C0"/>
                        <w:sz w:val="20"/>
                        <w:szCs w:val="20"/>
                      </w:rPr>
                      <w:t>TMC_VIA_SNMP</w:t>
                    </w:r>
                  </w:ins>
                </w:p>
              </w:tc>
            </w:tr>
          </w:tbl>
          <w:p w:rsidR="00257CD7" w:rsidRDefault="00257CD7" w:rsidP="00284194">
            <w:pPr>
              <w:autoSpaceDE w:val="0"/>
              <w:autoSpaceDN w:val="0"/>
              <w:adjustRightInd w:val="0"/>
            </w:pP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lastRenderedPageBreak/>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c>
          <w:tcPr>
            <w:tcW w:w="2695" w:type="dxa"/>
          </w:tcPr>
          <w:p w:rsidR="00E0724D" w:rsidRPr="00831530" w:rsidRDefault="00A50733" w:rsidP="00284194">
            <w:pPr>
              <w:rPr>
                <w:rFonts w:ascii="Courier New" w:hAnsi="Courier New" w:cs="Courier New"/>
              </w:rPr>
            </w:pPr>
            <w:r>
              <w:rPr>
                <w:rFonts w:ascii="Courier New" w:hAnsi="Courier New" w:cs="Courier New"/>
              </w:rPr>
              <w:t>r</w:t>
            </w:r>
            <w:r w:rsidR="00E0724D">
              <w:rPr>
                <w:rFonts w:ascii="Courier New" w:hAnsi="Courier New" w:cs="Courier New"/>
              </w:rPr>
              <w:t>equest</w:t>
            </w:r>
            <w:r w:rsidR="000C5D5E">
              <w:rPr>
                <w:rStyle w:val="FootnoteReference"/>
                <w:rFonts w:ascii="Courier New" w:hAnsi="Courier New" w:cs="Courier New"/>
              </w:rPr>
              <w:footnoteReference w:id="6"/>
            </w:r>
          </w:p>
        </w:tc>
        <w:tc>
          <w:tcPr>
            <w:tcW w:w="2430" w:type="dxa"/>
          </w:tcPr>
          <w:p w:rsidR="00E0724D" w:rsidRDefault="00AB3FF6" w:rsidP="00284194">
            <w:pPr>
              <w:rPr>
                <w:rFonts w:ascii="Courier New" w:hAnsi="Courier New" w:cs="Courier New"/>
              </w:rPr>
            </w:pPr>
            <w:hyperlink w:anchor="_Service_Request" w:history="1">
              <w:r w:rsidR="00E0724D" w:rsidRPr="0056253B">
                <w:rPr>
                  <w:rStyle w:val="Hyperlink"/>
                  <w:rFonts w:ascii="Courier New" w:hAnsi="Courier New" w:cs="Courier New"/>
                </w:rPr>
                <w:t>ServiceRequest</w:t>
              </w:r>
            </w:hyperlink>
          </w:p>
        </w:tc>
        <w:tc>
          <w:tcPr>
            <w:tcW w:w="4225" w:type="dxa"/>
          </w:tcPr>
          <w:p w:rsidR="00E0724D" w:rsidRDefault="00E0724D" w:rsidP="00284194">
            <w:pPr>
              <w:autoSpaceDE w:val="0"/>
              <w:autoSpaceDN w:val="0"/>
              <w:adjustRightInd w:val="0"/>
            </w:pPr>
            <w:r>
              <w:t>A structure containing the web service request received by ODE.</w:t>
            </w:r>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0C5D5E">
              <w:t>6</w:t>
            </w:r>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w:t>
            </w:r>
            <w:r>
              <w:rPr>
                <w:rFonts w:ascii="Consolas" w:hAnsi="Consolas" w:cs="Consolas"/>
                <w:b/>
                <w:bCs/>
                <w:i/>
                <w:iCs/>
                <w:color w:val="0000C0"/>
                <w:sz w:val="20"/>
                <w:szCs w:val="20"/>
              </w:rPr>
              <w:lastRenderedPageBreak/>
              <w:t>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68" w:name="_Ref512003542"/>
      <w:bookmarkStart w:id="69" w:name="_Toc441572981"/>
      <w:bookmarkStart w:id="70" w:name="_Toc456253309"/>
      <w:bookmarkStart w:id="71" w:name="_Ref50455419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w:t>
      </w:r>
      <w:r w:rsidR="002E3921">
        <w:rPr>
          <w:noProof/>
        </w:rPr>
        <w:fldChar w:fldCharType="end"/>
      </w:r>
      <w:bookmarkEnd w:id="68"/>
      <w:r w:rsidR="0089135F">
        <w:t xml:space="preserve"> - OdeMsgMetadata</w:t>
      </w:r>
    </w:p>
    <w:p w:rsidR="006F7E07" w:rsidRDefault="006F7E07" w:rsidP="008268A7">
      <w:pPr>
        <w:pStyle w:val="Heading2"/>
        <w:rPr>
          <w:lang w:eastAsia="ja-JP"/>
        </w:rPr>
      </w:pPr>
      <w:bookmarkStart w:id="72" w:name="_SerialId"/>
      <w:bookmarkStart w:id="73" w:name="_Toc180408"/>
      <w:bookmarkEnd w:id="69"/>
      <w:bookmarkEnd w:id="70"/>
      <w:bookmarkEnd w:id="71"/>
      <w:bookmarkEnd w:id="72"/>
      <w:r>
        <w:rPr>
          <w:lang w:eastAsia="ja-JP"/>
        </w:rPr>
        <w:lastRenderedPageBreak/>
        <w:t>SerialId</w:t>
      </w:r>
      <w:bookmarkEnd w:id="73"/>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9D4603">
            <w:r>
              <w:t xml:space="preserve">Universally Unique ID (UUID) of </w:t>
            </w:r>
            <w:r w:rsidRPr="006F7E07">
              <w:t>Stream that process the original log file</w:t>
            </w:r>
            <w:r w:rsidR="009D4603">
              <w:t xml:space="preserve">. </w:t>
            </w:r>
            <w:r w:rsidR="009D4603" w:rsidRPr="009D4603">
              <w:rPr>
                <w:i/>
              </w:rPr>
              <w:t>bundleId</w:t>
            </w:r>
            <w:r w:rsidR="009D4603">
              <w:t>s increment for each log file processed within a stream. The REST API interface constitutes a unique stream. All records received from the REST API, therefore, should have the same streamId. The Log file ingest is also a unique stream, therefore, all records received in log files should also have the same unique streamId.</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r w:rsidR="009D4603">
              <w:t xml:space="preserve">. </w:t>
            </w:r>
            <w:r w:rsidR="009D4603" w:rsidRPr="000C0337">
              <w:rPr>
                <w:i/>
              </w:rPr>
              <w:t>recordId</w:t>
            </w:r>
            <w:r w:rsidR="009D4603">
              <w:t xml:space="preserve">s increment for each record within a sbundle. </w:t>
            </w:r>
            <w:proofErr w:type="gramStart"/>
            <w:r w:rsidR="009D4603">
              <w:t>So</w:t>
            </w:r>
            <w:proofErr w:type="gramEnd"/>
            <w:r w:rsidR="009D4603">
              <w:t xml:space="preserve"> for example, for a bundle size of 10, recordIds will be 0-9.</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r w:rsidR="009D4603">
              <w:t xml:space="preserve"> serialNumber can be considered a unique serial number within a stream. serialNumber can be used to easily sort or detect out of order records.</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w:t>
      </w:r>
      <w:r w:rsidR="002E3921">
        <w:rPr>
          <w:noProof/>
        </w:rPr>
        <w:fldChar w:fldCharType="end"/>
      </w:r>
      <w:r>
        <w:t xml:space="preserve"> - SerialId</w:t>
      </w:r>
    </w:p>
    <w:p w:rsidR="006F7E07" w:rsidRDefault="00A50733" w:rsidP="008268A7">
      <w:pPr>
        <w:pStyle w:val="Heading2"/>
        <w:rPr>
          <w:lang w:eastAsia="ja-JP"/>
        </w:rPr>
      </w:pPr>
      <w:bookmarkStart w:id="74" w:name="_Encodings"/>
      <w:bookmarkStart w:id="75" w:name="_ASN.1_Encodings"/>
      <w:bookmarkStart w:id="76" w:name="_Ref511810641"/>
      <w:bookmarkStart w:id="77" w:name="_Toc180409"/>
      <w:bookmarkEnd w:id="74"/>
      <w:bookmarkEnd w:id="75"/>
      <w:r>
        <w:rPr>
          <w:lang w:eastAsia="ja-JP"/>
        </w:rPr>
        <w:t xml:space="preserve">ASN.1 </w:t>
      </w:r>
      <w:r w:rsidR="00064973">
        <w:rPr>
          <w:lang w:eastAsia="ja-JP"/>
        </w:rPr>
        <w:t>Encodings</w:t>
      </w:r>
      <w:bookmarkEnd w:id="76"/>
      <w:bookmarkEnd w:id="77"/>
    </w:p>
    <w:p w:rsidR="00064973" w:rsidRPr="00064973" w:rsidRDefault="00064973" w:rsidP="008268A7">
      <w:pPr>
        <w:rPr>
          <w:lang w:eastAsia="ja-JP"/>
        </w:rPr>
      </w:pPr>
      <w:r>
        <w:t xml:space="preserve">A list of ASN.1 encoding </w:t>
      </w:r>
      <w:proofErr w:type="gramStart"/>
      <w:r>
        <w:t>instructions</w:t>
      </w:r>
      <w:proofErr w:type="gramEnd"/>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lastRenderedPageBreak/>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w:t>
      </w:r>
      <w:r w:rsidR="002E3921">
        <w:rPr>
          <w:noProof/>
        </w:rPr>
        <w:fldChar w:fldCharType="end"/>
      </w:r>
      <w:r>
        <w:t xml:space="preserve"> - Encodings</w:t>
      </w:r>
    </w:p>
    <w:p w:rsidR="00064973" w:rsidRDefault="00064973" w:rsidP="008268A7">
      <w:pPr>
        <w:pStyle w:val="Heading2"/>
        <w:rPr>
          <w:lang w:eastAsia="ja-JP"/>
        </w:rPr>
      </w:pPr>
      <w:bookmarkStart w:id="78" w:name="_ReceivedMessageDetails"/>
      <w:bookmarkStart w:id="79" w:name="_Ref511810761"/>
      <w:bookmarkStart w:id="80" w:name="_Toc180410"/>
      <w:bookmarkEnd w:id="78"/>
      <w:r>
        <w:rPr>
          <w:lang w:eastAsia="ja-JP"/>
        </w:rPr>
        <w:t>ReceivedMessageDetails</w:t>
      </w:r>
      <w:bookmarkEnd w:id="79"/>
      <w:bookmarkEnd w:id="80"/>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6</w:t>
      </w:r>
      <w:r w:rsidR="002E3921">
        <w:rPr>
          <w:noProof/>
        </w:rPr>
        <w:fldChar w:fldCharType="end"/>
      </w:r>
      <w:r>
        <w:t xml:space="preserve"> - ReceivedMessageDetails</w:t>
      </w:r>
    </w:p>
    <w:p w:rsidR="00D23963" w:rsidRDefault="00C117BA" w:rsidP="008268A7">
      <w:pPr>
        <w:pStyle w:val="Heading2"/>
      </w:pPr>
      <w:bookmarkStart w:id="81" w:name="_ODE_Payload_Violation"/>
      <w:bookmarkStart w:id="82" w:name="_ODE_Data_Message"/>
      <w:bookmarkStart w:id="83" w:name="_ODE_Data_Message_1"/>
      <w:bookmarkStart w:id="84" w:name="_Toc462052307"/>
      <w:bookmarkStart w:id="85" w:name="_Ref471813434"/>
      <w:bookmarkStart w:id="86" w:name="_Toc483908194"/>
      <w:bookmarkStart w:id="87" w:name="_Toc180411"/>
      <w:bookmarkStart w:id="88" w:name="_Toc462052316"/>
      <w:bookmarkEnd w:id="81"/>
      <w:bookmarkEnd w:id="82"/>
      <w:bookmarkEnd w:id="83"/>
      <w:r>
        <w:t>Ode</w:t>
      </w:r>
      <w:r w:rsidR="00D23963" w:rsidRPr="00284BEB">
        <w:t>MessagePayload</w:t>
      </w:r>
      <w:bookmarkEnd w:id="84"/>
      <w:bookmarkEnd w:id="85"/>
      <w:bookmarkEnd w:id="86"/>
      <w:bookmarkEnd w:id="87"/>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7</w:t>
      </w:r>
      <w:r w:rsidR="002E3921">
        <w:rPr>
          <w:noProof/>
        </w:rPr>
        <w:fldChar w:fldCharType="end"/>
      </w:r>
      <w:r>
        <w:t xml:space="preserve"> - OdeMsgPayload</w:t>
      </w:r>
    </w:p>
    <w:p w:rsidR="00D23963" w:rsidRDefault="00D23963" w:rsidP="008268A7">
      <w:r>
        <w:lastRenderedPageBreak/>
        <w:t>The following subsection</w:t>
      </w:r>
      <w:r w:rsidR="008C5899">
        <w:t>s</w:t>
      </w:r>
      <w:r>
        <w:t xml:space="preserve"> describe the child schemas of </w:t>
      </w:r>
      <w:hyperlink w:anchor="_ODE_Data_Message_1" w:history="1">
        <w:r w:rsidRPr="000A3293">
          <w:rPr>
            <w:rStyle w:val="Hyperlink"/>
          </w:rPr>
          <w:t>OdeMsgPayload</w:t>
        </w:r>
      </w:hyperlink>
      <w:r>
        <w:t>.</w:t>
      </w:r>
      <w:bookmarkEnd w:id="88"/>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pPr>
      <w:bookmarkStart w:id="89" w:name="_Service_Request"/>
      <w:bookmarkStart w:id="90" w:name="_Toc180412"/>
      <w:bookmarkEnd w:id="89"/>
      <w:r>
        <w:t>Service Request</w:t>
      </w:r>
      <w:r w:rsidR="000C5D5E">
        <w:rPr>
          <w:rStyle w:val="FootnoteReference"/>
        </w:rPr>
        <w:footnoteReference w:id="10"/>
      </w:r>
      <w:bookmarkEnd w:id="90"/>
    </w:p>
    <w:p w:rsidR="00A50733" w:rsidRDefault="00A50733" w:rsidP="00A50733">
      <w:r>
        <w:t>Service request structure is contained within a RESTful API web service request and will contain the following data elements to describe the instructions for the ODE regarding the execution of the request.</w:t>
      </w:r>
    </w:p>
    <w:tbl>
      <w:tblPr>
        <w:tblStyle w:val="TableGrid"/>
        <w:tblW w:w="0" w:type="auto"/>
        <w:tblLook w:val="04A0" w:firstRow="1" w:lastRow="0" w:firstColumn="1" w:lastColumn="0" w:noHBand="0" w:noVBand="1"/>
      </w:tblPr>
      <w:tblGrid>
        <w:gridCol w:w="1415"/>
        <w:gridCol w:w="3649"/>
        <w:gridCol w:w="4286"/>
      </w:tblGrid>
      <w:tr w:rsidR="00332E8E" w:rsidRPr="006E5FF6" w:rsidTr="00CD6460">
        <w:tc>
          <w:tcPr>
            <w:tcW w:w="1415" w:type="dxa"/>
          </w:tcPr>
          <w:p w:rsidR="00A50733" w:rsidRPr="006E5FF6" w:rsidRDefault="00A50733" w:rsidP="00284194">
            <w:pPr>
              <w:rPr>
                <w:b/>
              </w:rPr>
            </w:pPr>
            <w:r w:rsidRPr="006E5FF6">
              <w:rPr>
                <w:b/>
              </w:rPr>
              <w:t>Name</w:t>
            </w:r>
          </w:p>
        </w:tc>
        <w:tc>
          <w:tcPr>
            <w:tcW w:w="3649" w:type="dxa"/>
          </w:tcPr>
          <w:p w:rsidR="00A50733" w:rsidRPr="006E5FF6" w:rsidRDefault="00A50733" w:rsidP="00284194">
            <w:pPr>
              <w:rPr>
                <w:b/>
              </w:rPr>
            </w:pPr>
            <w:r w:rsidRPr="006E5FF6">
              <w:rPr>
                <w:b/>
              </w:rPr>
              <w:t>Type</w:t>
            </w:r>
          </w:p>
        </w:tc>
        <w:tc>
          <w:tcPr>
            <w:tcW w:w="4286" w:type="dxa"/>
          </w:tcPr>
          <w:p w:rsidR="00A50733" w:rsidRPr="006E5FF6" w:rsidRDefault="00A50733" w:rsidP="00284194">
            <w:pPr>
              <w:rPr>
                <w:b/>
              </w:rPr>
            </w:pPr>
            <w:r w:rsidRPr="006E5FF6">
              <w:rPr>
                <w:b/>
              </w:rPr>
              <w:t>Description</w:t>
            </w:r>
          </w:p>
        </w:tc>
      </w:tr>
      <w:tr w:rsidR="00332E8E" w:rsidRPr="003E745F" w:rsidTr="00CD6460">
        <w:tc>
          <w:tcPr>
            <w:tcW w:w="1415" w:type="dxa"/>
          </w:tcPr>
          <w:p w:rsidR="00A50733" w:rsidRPr="000D041D" w:rsidRDefault="00A50733" w:rsidP="00284194">
            <w:pPr>
              <w:rPr>
                <w:rFonts w:ascii="Courier New" w:hAnsi="Courier New" w:cs="Courier New"/>
              </w:rPr>
            </w:pPr>
            <w:r w:rsidRPr="00A50733">
              <w:rPr>
                <w:rFonts w:ascii="Courier New" w:hAnsi="Courier New" w:cs="Courier New"/>
              </w:rPr>
              <w:t>ode</w:t>
            </w:r>
          </w:p>
        </w:tc>
        <w:tc>
          <w:tcPr>
            <w:tcW w:w="3649" w:type="dxa"/>
          </w:tcPr>
          <w:p w:rsidR="00A50733" w:rsidRDefault="00AB3FF6" w:rsidP="00284194">
            <w:pPr>
              <w:rPr>
                <w:rFonts w:ascii="Courier New" w:hAnsi="Courier New" w:cs="Courier New"/>
              </w:rPr>
            </w:pPr>
            <w:hyperlink w:anchor="_ServiceRequest.OdeInternal" w:history="1">
              <w:r w:rsidR="00042910" w:rsidRPr="00042910">
                <w:rPr>
                  <w:rStyle w:val="Hyperlink"/>
                  <w:rFonts w:ascii="Courier New" w:hAnsi="Courier New" w:cs="Courier New"/>
                </w:rPr>
                <w:t>ServiceRequest.</w:t>
              </w:r>
              <w:r w:rsidR="00332E8E" w:rsidRPr="00042910">
                <w:rPr>
                  <w:rStyle w:val="Hyperlink"/>
                  <w:rFonts w:ascii="Courier New" w:hAnsi="Courier New" w:cs="Courier New"/>
                </w:rPr>
                <w:t>OdeInternal</w:t>
              </w:r>
            </w:hyperlink>
          </w:p>
        </w:tc>
        <w:tc>
          <w:tcPr>
            <w:tcW w:w="4286" w:type="dxa"/>
          </w:tcPr>
          <w:p w:rsidR="00A50733" w:rsidRPr="003E745F" w:rsidRDefault="00A50733" w:rsidP="00284194">
            <w:pPr>
              <w:keepNext/>
            </w:pPr>
            <w:r>
              <w:t xml:space="preserve">This element data structure </w:t>
            </w:r>
            <w:r w:rsidR="005269C9">
              <w:t>specifies</w:t>
            </w:r>
            <w:r w:rsidR="00332E8E">
              <w:t xml:space="preserve"> parameters used internally </w:t>
            </w:r>
            <w:r w:rsidR="005269C9">
              <w:t>by the ODE</w:t>
            </w:r>
            <w:r w:rsidR="00332E8E">
              <w:t xml:space="preserve"> for troubleshooting purposes.</w:t>
            </w:r>
          </w:p>
        </w:tc>
      </w:tr>
      <w:tr w:rsidR="00877C1A" w:rsidRPr="003E745F" w:rsidTr="00284194">
        <w:tc>
          <w:tcPr>
            <w:tcW w:w="1415" w:type="dxa"/>
          </w:tcPr>
          <w:p w:rsidR="00877C1A" w:rsidRDefault="00877C1A" w:rsidP="00284194">
            <w:pPr>
              <w:rPr>
                <w:rFonts w:ascii="Courier New" w:hAnsi="Courier New" w:cs="Courier New"/>
              </w:rPr>
            </w:pPr>
            <w:r w:rsidRPr="00CD6460">
              <w:rPr>
                <w:rFonts w:ascii="Courier New" w:hAnsi="Courier New" w:cs="Courier New"/>
              </w:rPr>
              <w:t>rsus</w:t>
            </w:r>
          </w:p>
        </w:tc>
        <w:tc>
          <w:tcPr>
            <w:tcW w:w="3649" w:type="dxa"/>
          </w:tcPr>
          <w:p w:rsidR="00877C1A" w:rsidRDefault="00D97CC5" w:rsidP="00284194">
            <w:pPr>
              <w:rPr>
                <w:rStyle w:val="Hyperlink"/>
                <w:rFonts w:ascii="Courier New" w:hAnsi="Courier New" w:cs="Courier New"/>
              </w:rPr>
            </w:pPr>
            <w:r>
              <w:t xml:space="preserve">For Ode Broadcast TIM this element will be an </w:t>
            </w:r>
            <w:r w:rsidR="002C2694">
              <w:t xml:space="preserve">Array of </w:t>
            </w:r>
            <w:hyperlink w:anchor="_RoadSideUnit.RSU" w:history="1">
              <w:r w:rsidR="00877C1A" w:rsidRPr="00042910">
                <w:rPr>
                  <w:rStyle w:val="Hyperlink"/>
                  <w:rFonts w:ascii="Courier New" w:hAnsi="Courier New" w:cs="Courier New"/>
                </w:rPr>
                <w:t>RoadSideUnit.RSU</w:t>
              </w:r>
            </w:hyperlink>
          </w:p>
          <w:p w:rsidR="00D97CC5" w:rsidRDefault="00D97CC5" w:rsidP="00284194">
            <w:pPr>
              <w:rPr>
                <w:rFonts w:ascii="Courier New" w:hAnsi="Courier New" w:cs="Courier New"/>
              </w:rPr>
            </w:pPr>
            <w:r w:rsidRPr="00D97CC5">
              <w:rPr>
                <w:rStyle w:val="Hyperlink"/>
              </w:rPr>
              <w:t>For J2735 Broadcast TIM, array of</w:t>
            </w:r>
            <w:r>
              <w:t xml:space="preserve"> </w:t>
            </w:r>
            <w:hyperlink w:anchor="_RoadSideUnit.RSU" w:history="1">
              <w:r w:rsidRPr="00042910">
                <w:rPr>
                  <w:rStyle w:val="Hyperlink"/>
                  <w:rFonts w:ascii="Courier New" w:hAnsi="Courier New" w:cs="Courier New"/>
                </w:rPr>
                <w:t>RoadSideUnit.RSU</w:t>
              </w:r>
            </w:hyperlink>
            <w:r>
              <w:rPr>
                <w:rStyle w:val="Hyperlink"/>
                <w:rFonts w:ascii="Courier New" w:hAnsi="Courier New" w:cs="Courier New"/>
              </w:rPr>
              <w:t xml:space="preserve"> </w:t>
            </w:r>
            <w:r w:rsidRPr="00D97CC5">
              <w:rPr>
                <w:rStyle w:val="Hyperlink"/>
              </w:rPr>
              <w:t>will be embedded insdie anither JSON Object with</w:t>
            </w:r>
            <w:r>
              <w:rPr>
                <w:rFonts w:ascii="Courier New" w:hAnsi="Courier New" w:cs="Courier New"/>
              </w:rPr>
              <w:t xml:space="preserve"> {rsus</w:t>
            </w:r>
            <w:r>
              <w:rPr>
                <w:rStyle w:val="Hyperlink"/>
                <w:rFonts w:ascii="Courier New" w:hAnsi="Courier New" w:cs="Courier New"/>
              </w:rPr>
              <w:t xml:space="preserve">} </w:t>
            </w:r>
            <w:r>
              <w:rPr>
                <w:rStyle w:val="Hyperlink"/>
              </w:rPr>
              <w:t xml:space="preserve">key. See </w:t>
            </w:r>
            <w:hyperlink w:anchor="_Sample_TIM_Data" w:history="1">
              <w:r w:rsidRPr="00D97CC5">
                <w:rPr>
                  <w:rStyle w:val="Hyperlink"/>
                </w:rPr>
                <w:t>Sample TIM Data</w:t>
              </w:r>
            </w:hyperlink>
            <w:r>
              <w:rPr>
                <w:rStyle w:val="Hyperlink"/>
              </w:rPr>
              <w:t xml:space="preserve"> for illustration. </w:t>
            </w:r>
          </w:p>
        </w:tc>
        <w:tc>
          <w:tcPr>
            <w:tcW w:w="4286" w:type="dxa"/>
          </w:tcPr>
          <w:p w:rsidR="00877C1A" w:rsidRDefault="00877C1A" w:rsidP="00284194">
            <w:pPr>
              <w:keepNext/>
            </w:pPr>
            <w:r>
              <w:t>The data structure contains parameters provided by the requester and used by the ODE to send messages the Roadside Units.</w:t>
            </w:r>
          </w:p>
        </w:tc>
      </w:tr>
      <w:tr w:rsidR="00332E8E" w:rsidRPr="003E745F" w:rsidTr="00CD6460">
        <w:tc>
          <w:tcPr>
            <w:tcW w:w="1415" w:type="dxa"/>
          </w:tcPr>
          <w:p w:rsidR="00A50733" w:rsidRPr="003D1E97" w:rsidRDefault="00CD6460" w:rsidP="00284194">
            <w:pPr>
              <w:rPr>
                <w:rFonts w:ascii="Courier New" w:hAnsi="Courier New" w:cs="Courier New"/>
              </w:rPr>
            </w:pPr>
            <w:r w:rsidRPr="00CD6460">
              <w:rPr>
                <w:rFonts w:ascii="Courier New" w:hAnsi="Courier New" w:cs="Courier New"/>
              </w:rPr>
              <w:t>sdw</w:t>
            </w:r>
          </w:p>
        </w:tc>
        <w:tc>
          <w:tcPr>
            <w:tcW w:w="3649" w:type="dxa"/>
          </w:tcPr>
          <w:p w:rsidR="00A50733" w:rsidDel="003D1E97" w:rsidRDefault="00AB3FF6" w:rsidP="00284194">
            <w:pPr>
              <w:rPr>
                <w:rFonts w:ascii="Courier New" w:hAnsi="Courier New" w:cs="Courier New"/>
              </w:rPr>
            </w:pPr>
            <w:hyperlink w:anchor="_SituationDataWarehouse.SDW" w:history="1">
              <w:r w:rsidR="00CD6460" w:rsidRPr="00042910">
                <w:rPr>
                  <w:rStyle w:val="Hyperlink"/>
                  <w:rFonts w:ascii="Courier New" w:hAnsi="Courier New" w:cs="Courier New"/>
                </w:rPr>
                <w:t>SituationDataWarehouse.SDW</w:t>
              </w:r>
            </w:hyperlink>
          </w:p>
        </w:tc>
        <w:tc>
          <w:tcPr>
            <w:tcW w:w="4286" w:type="dxa"/>
          </w:tcPr>
          <w:p w:rsidR="00A50733" w:rsidDel="003D1E97" w:rsidRDefault="00CD6460" w:rsidP="00284194">
            <w:pPr>
              <w:keepNext/>
            </w:pPr>
            <w:r>
              <w:t>The data structure contains parameters provided by the requester and used by the ODE to deposit messages to U.S. DOT Situation Data Warehouse</w:t>
            </w:r>
          </w:p>
        </w:tc>
      </w:tr>
      <w:tr w:rsidR="00EE01CD" w:rsidRPr="003E745F" w:rsidTr="00CD6460">
        <w:tc>
          <w:tcPr>
            <w:tcW w:w="1415" w:type="dxa"/>
          </w:tcPr>
          <w:p w:rsidR="00EE01CD" w:rsidRPr="00CD6460" w:rsidRDefault="00EE01CD" w:rsidP="00EE01CD">
            <w:pPr>
              <w:rPr>
                <w:rFonts w:ascii="Courier New" w:hAnsi="Courier New" w:cs="Courier New"/>
              </w:rPr>
            </w:pPr>
            <w:r>
              <w:rPr>
                <w:rFonts w:ascii="Courier New" w:hAnsi="Courier New" w:cs="Courier New"/>
              </w:rPr>
              <w:t>snmp</w:t>
            </w:r>
          </w:p>
        </w:tc>
        <w:tc>
          <w:tcPr>
            <w:tcW w:w="3649" w:type="dxa"/>
          </w:tcPr>
          <w:p w:rsidR="00EE01CD" w:rsidRPr="00CD6460" w:rsidRDefault="00AB3FF6" w:rsidP="00EE01CD">
            <w:pPr>
              <w:rPr>
                <w:rFonts w:ascii="Courier New" w:hAnsi="Courier New" w:cs="Courier New"/>
              </w:rPr>
            </w:pPr>
            <w:hyperlink w:anchor="_SNMP" w:history="1">
              <w:r w:rsidR="00EE01CD" w:rsidRPr="00042910">
                <w:rPr>
                  <w:rStyle w:val="Hyperlink"/>
                  <w:rFonts w:ascii="Courier New" w:hAnsi="Courier New" w:cs="Courier New"/>
                </w:rPr>
                <w:t>SNMP</w:t>
              </w:r>
            </w:hyperlink>
          </w:p>
        </w:tc>
        <w:tc>
          <w:tcPr>
            <w:tcW w:w="4286" w:type="dxa"/>
          </w:tcPr>
          <w:p w:rsidR="00EE01CD" w:rsidRDefault="00EE01CD" w:rsidP="00EE01CD">
            <w:pPr>
              <w:keepNext/>
            </w:pPr>
            <w:r>
              <w:t>The data structure contains parameters provided by the requester and used by the ODE to access the RSUs vial the SNMP interface.</w:t>
            </w:r>
          </w:p>
        </w:tc>
      </w:tr>
    </w:tbl>
    <w:p w:rsidR="00A50733" w:rsidRDefault="00A50733" w:rsidP="00A50733"/>
    <w:p w:rsidR="00332E8E" w:rsidRDefault="00332E8E" w:rsidP="00332E8E">
      <w:pPr>
        <w:pStyle w:val="Heading3"/>
      </w:pPr>
      <w:bookmarkStart w:id="91" w:name="_ServiceRequest.OdeInternal"/>
      <w:bookmarkStart w:id="92" w:name="_Toc180413"/>
      <w:bookmarkEnd w:id="91"/>
      <w:r w:rsidRPr="00332E8E">
        <w:t>ServiceRequest</w:t>
      </w:r>
      <w:r w:rsidR="00CD6460">
        <w:t>.</w:t>
      </w:r>
      <w:r w:rsidRPr="00332E8E">
        <w:t>OdeInternal</w:t>
      </w:r>
      <w:bookmarkEnd w:id="92"/>
    </w:p>
    <w:p w:rsidR="00332E8E" w:rsidRDefault="00EE01CD" w:rsidP="00332E8E">
      <w:r w:rsidRPr="00EE01CD">
        <w:t>This element data structure specifies parameters</w:t>
      </w:r>
      <w:r w:rsidR="007777D4">
        <w:t xml:space="preserve"> and instructions to the ODE or from </w:t>
      </w:r>
      <w:r w:rsidRPr="00EE01CD">
        <w:t>the ODE.</w:t>
      </w:r>
    </w:p>
    <w:tbl>
      <w:tblPr>
        <w:tblStyle w:val="TableGrid"/>
        <w:tblW w:w="0" w:type="auto"/>
        <w:tblLook w:val="04A0" w:firstRow="1" w:lastRow="0" w:firstColumn="1" w:lastColumn="0" w:noHBand="0" w:noVBand="1"/>
      </w:tblPr>
      <w:tblGrid>
        <w:gridCol w:w="1415"/>
        <w:gridCol w:w="3649"/>
        <w:gridCol w:w="4286"/>
      </w:tblGrid>
      <w:tr w:rsidR="00EE01CD" w:rsidRPr="006E5FF6" w:rsidTr="00284194">
        <w:tc>
          <w:tcPr>
            <w:tcW w:w="1415" w:type="dxa"/>
          </w:tcPr>
          <w:p w:rsidR="00EE01CD" w:rsidRPr="006E5FF6" w:rsidRDefault="00EE01CD" w:rsidP="00284194">
            <w:pPr>
              <w:rPr>
                <w:b/>
              </w:rPr>
            </w:pPr>
            <w:r w:rsidRPr="006E5FF6">
              <w:rPr>
                <w:b/>
              </w:rPr>
              <w:t>Name</w:t>
            </w:r>
          </w:p>
        </w:tc>
        <w:tc>
          <w:tcPr>
            <w:tcW w:w="3649" w:type="dxa"/>
          </w:tcPr>
          <w:p w:rsidR="00EE01CD" w:rsidRPr="006E5FF6" w:rsidRDefault="00EE01CD" w:rsidP="00284194">
            <w:pPr>
              <w:rPr>
                <w:b/>
              </w:rPr>
            </w:pPr>
            <w:r w:rsidRPr="006E5FF6">
              <w:rPr>
                <w:b/>
              </w:rPr>
              <w:t>Type</w:t>
            </w:r>
          </w:p>
        </w:tc>
        <w:tc>
          <w:tcPr>
            <w:tcW w:w="4286" w:type="dxa"/>
          </w:tcPr>
          <w:p w:rsidR="00EE01CD" w:rsidRPr="006E5FF6" w:rsidRDefault="00EE01CD" w:rsidP="00284194">
            <w:pPr>
              <w:rPr>
                <w:b/>
              </w:rPr>
            </w:pPr>
            <w:r w:rsidRPr="006E5FF6">
              <w:rPr>
                <w:b/>
              </w:rPr>
              <w:t>Description</w:t>
            </w:r>
          </w:p>
        </w:tc>
      </w:tr>
      <w:tr w:rsidR="00EE01CD" w:rsidRPr="003E745F" w:rsidTr="00284194">
        <w:tc>
          <w:tcPr>
            <w:tcW w:w="1415" w:type="dxa"/>
          </w:tcPr>
          <w:p w:rsidR="00EE01CD" w:rsidRDefault="00962B27" w:rsidP="00284194">
            <w:pPr>
              <w:rPr>
                <w:rFonts w:ascii="Courier New" w:hAnsi="Courier New" w:cs="Courier New"/>
              </w:rPr>
            </w:pPr>
            <w:r>
              <w:rPr>
                <w:rFonts w:ascii="Courier New" w:hAnsi="Courier New" w:cs="Courier New"/>
              </w:rPr>
              <w:t>verb</w:t>
            </w:r>
          </w:p>
        </w:tc>
        <w:tc>
          <w:tcPr>
            <w:tcW w:w="3649" w:type="dxa"/>
          </w:tcPr>
          <w:p w:rsidR="00EE01CD" w:rsidRDefault="00B15935" w:rsidP="00284194">
            <w:pPr>
              <w:rPr>
                <w:rFonts w:ascii="Courier New" w:hAnsi="Courier New" w:cs="Courier New"/>
              </w:rPr>
            </w:pPr>
            <w:r>
              <w:rPr>
                <w:rFonts w:ascii="Courier New" w:hAnsi="Courier New" w:cs="Courier New"/>
              </w:rPr>
              <w:t>String</w:t>
            </w:r>
          </w:p>
        </w:tc>
        <w:tc>
          <w:tcPr>
            <w:tcW w:w="4286" w:type="dxa"/>
          </w:tcPr>
          <w:p w:rsidR="00EE01CD" w:rsidRDefault="007312D5" w:rsidP="00284194">
            <w:pPr>
              <w:keepNext/>
            </w:pPr>
            <w:r>
              <w:t>The request verb: one of {POST, PUT, DELETE, GET}</w:t>
            </w:r>
          </w:p>
        </w:tc>
      </w:tr>
      <w:tr w:rsidR="00877C1A" w:rsidRPr="003E745F" w:rsidTr="00877C1A">
        <w:tc>
          <w:tcPr>
            <w:tcW w:w="1415" w:type="dxa"/>
          </w:tcPr>
          <w:p w:rsidR="00877C1A" w:rsidRPr="000D041D" w:rsidRDefault="00877C1A" w:rsidP="00284194">
            <w:pPr>
              <w:rPr>
                <w:rFonts w:ascii="Courier New" w:hAnsi="Courier New" w:cs="Courier New"/>
              </w:rPr>
            </w:pPr>
            <w:r w:rsidRPr="005D6053">
              <w:rPr>
                <w:rFonts w:ascii="Courier New" w:hAnsi="Courier New" w:cs="Courier New"/>
              </w:rPr>
              <w:lastRenderedPageBreak/>
              <w:t>version</w:t>
            </w:r>
          </w:p>
        </w:tc>
        <w:tc>
          <w:tcPr>
            <w:tcW w:w="3649" w:type="dxa"/>
          </w:tcPr>
          <w:p w:rsidR="00877C1A" w:rsidRDefault="00877C1A" w:rsidP="00284194">
            <w:pPr>
              <w:rPr>
                <w:rFonts w:ascii="Courier New" w:hAnsi="Courier New" w:cs="Courier New"/>
              </w:rPr>
            </w:pPr>
            <w:r>
              <w:rPr>
                <w:rFonts w:ascii="Courier New" w:hAnsi="Courier New" w:cs="Courier New"/>
              </w:rPr>
              <w:t>Integer</w:t>
            </w:r>
          </w:p>
        </w:tc>
        <w:tc>
          <w:tcPr>
            <w:tcW w:w="4286" w:type="dxa"/>
          </w:tcPr>
          <w:p w:rsidR="00877C1A" w:rsidRPr="003E745F" w:rsidRDefault="00877C1A" w:rsidP="00284194">
            <w:pPr>
              <w:keepNext/>
            </w:pPr>
            <w:r>
              <w:t xml:space="preserve">Current version of </w:t>
            </w:r>
            <w:r w:rsidR="009F2C06" w:rsidRPr="009F2C06">
              <w:t>ServiceRequest.OdeInternal</w:t>
            </w:r>
            <w:r w:rsidR="009F2C06">
              <w:t xml:space="preserve"> schema, 3 as of this writing</w:t>
            </w:r>
            <w:r>
              <w:t xml:space="preserve">. </w:t>
            </w:r>
          </w:p>
        </w:tc>
      </w:tr>
    </w:tbl>
    <w:p w:rsidR="00EE01CD" w:rsidRDefault="00EE01CD" w:rsidP="00332E8E"/>
    <w:p w:rsidR="00332E8E" w:rsidRDefault="00CD6460" w:rsidP="00CD6460">
      <w:pPr>
        <w:pStyle w:val="Heading3"/>
      </w:pPr>
      <w:bookmarkStart w:id="93" w:name="_SituationDataWarehouse.SDW"/>
      <w:bookmarkStart w:id="94" w:name="_Toc180414"/>
      <w:bookmarkEnd w:id="93"/>
      <w:r w:rsidRPr="00CD6460">
        <w:t>SituationDataWarehouse.SDW</w:t>
      </w:r>
      <w:bookmarkEnd w:id="94"/>
    </w:p>
    <w:p w:rsidR="00332E8E" w:rsidRDefault="00EE01CD" w:rsidP="00332E8E">
      <w:r w:rsidRPr="00EE01CD">
        <w:t>The data structure contains parameters provided by the requester and used by the ODE to deposit messages to U.S. DOT Situation Data Warehouse</w:t>
      </w:r>
    </w:p>
    <w:tbl>
      <w:tblPr>
        <w:tblStyle w:val="TableGrid"/>
        <w:tblW w:w="0" w:type="auto"/>
        <w:tblLook w:val="04A0" w:firstRow="1" w:lastRow="0" w:firstColumn="1" w:lastColumn="0" w:noHBand="0" w:noVBand="1"/>
      </w:tblPr>
      <w:tblGrid>
        <w:gridCol w:w="1933"/>
        <w:gridCol w:w="3391"/>
        <w:gridCol w:w="4026"/>
      </w:tblGrid>
      <w:tr w:rsidR="00EE01CD" w:rsidRPr="006E5FF6" w:rsidTr="00041843">
        <w:tc>
          <w:tcPr>
            <w:tcW w:w="1933" w:type="dxa"/>
          </w:tcPr>
          <w:p w:rsidR="00EE01CD" w:rsidRPr="006E5FF6" w:rsidRDefault="00EE01CD" w:rsidP="00284194">
            <w:pPr>
              <w:rPr>
                <w:b/>
              </w:rPr>
            </w:pPr>
            <w:r w:rsidRPr="006E5FF6">
              <w:rPr>
                <w:b/>
              </w:rPr>
              <w:t>Name</w:t>
            </w:r>
          </w:p>
        </w:tc>
        <w:tc>
          <w:tcPr>
            <w:tcW w:w="3391" w:type="dxa"/>
          </w:tcPr>
          <w:p w:rsidR="00EE01CD" w:rsidRPr="006E5FF6" w:rsidRDefault="00EE01CD" w:rsidP="00284194">
            <w:pPr>
              <w:rPr>
                <w:b/>
              </w:rPr>
            </w:pPr>
            <w:r w:rsidRPr="006E5FF6">
              <w:rPr>
                <w:b/>
              </w:rPr>
              <w:t>Type</w:t>
            </w:r>
          </w:p>
        </w:tc>
        <w:tc>
          <w:tcPr>
            <w:tcW w:w="4026" w:type="dxa"/>
          </w:tcPr>
          <w:p w:rsidR="00EE01CD" w:rsidRPr="006E5FF6" w:rsidRDefault="00EE01CD" w:rsidP="00284194">
            <w:pPr>
              <w:rPr>
                <w:b/>
              </w:rPr>
            </w:pPr>
            <w:r w:rsidRPr="006E5FF6">
              <w:rPr>
                <w:b/>
              </w:rPr>
              <w:t>Description</w:t>
            </w:r>
          </w:p>
        </w:tc>
      </w:tr>
      <w:tr w:rsidR="00EE01CD" w:rsidRPr="003E745F" w:rsidTr="00041843">
        <w:tc>
          <w:tcPr>
            <w:tcW w:w="1933" w:type="dxa"/>
          </w:tcPr>
          <w:p w:rsidR="00EE01CD" w:rsidRPr="000D041D" w:rsidRDefault="00877C1A" w:rsidP="00284194">
            <w:pPr>
              <w:rPr>
                <w:rFonts w:ascii="Courier New" w:hAnsi="Courier New" w:cs="Courier New"/>
              </w:rPr>
            </w:pPr>
            <w:r w:rsidRPr="00877C1A">
              <w:rPr>
                <w:rFonts w:ascii="Courier New" w:hAnsi="Courier New" w:cs="Courier New"/>
              </w:rPr>
              <w:t>deliverystart</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Pr="003E745F" w:rsidRDefault="00877C1A" w:rsidP="00877C1A">
            <w:pPr>
              <w:keepNext/>
            </w:pPr>
            <w:r>
              <w:t>Optional field, ISO string for message delivery start time. Identical to "deliverystart" field in SNMP for when RSU deposit not desired.</w:t>
            </w:r>
          </w:p>
        </w:tc>
      </w:tr>
      <w:tr w:rsidR="00EE01CD" w:rsidRPr="003E745F" w:rsidTr="00041843">
        <w:tc>
          <w:tcPr>
            <w:tcW w:w="1933" w:type="dxa"/>
          </w:tcPr>
          <w:p w:rsidR="00EE01CD" w:rsidRPr="003D1E97" w:rsidRDefault="00877C1A" w:rsidP="00284194">
            <w:pPr>
              <w:rPr>
                <w:rFonts w:ascii="Courier New" w:hAnsi="Courier New" w:cs="Courier New"/>
              </w:rPr>
            </w:pPr>
            <w:r w:rsidRPr="00877C1A">
              <w:rPr>
                <w:rFonts w:ascii="Courier New" w:hAnsi="Courier New" w:cs="Courier New"/>
              </w:rPr>
              <w:t>deliverystop</w:t>
            </w:r>
          </w:p>
        </w:tc>
        <w:tc>
          <w:tcPr>
            <w:tcW w:w="3391" w:type="dxa"/>
          </w:tcPr>
          <w:p w:rsidR="00EE01CD" w:rsidDel="003D1E97" w:rsidRDefault="00877C1A" w:rsidP="00284194">
            <w:pPr>
              <w:rPr>
                <w:rFonts w:ascii="Courier New" w:hAnsi="Courier New" w:cs="Courier New"/>
              </w:rPr>
            </w:pPr>
            <w:r>
              <w:rPr>
                <w:rFonts w:ascii="Courier New" w:hAnsi="Courier New" w:cs="Courier New"/>
              </w:rPr>
              <w:t>String</w:t>
            </w:r>
          </w:p>
        </w:tc>
        <w:tc>
          <w:tcPr>
            <w:tcW w:w="4026" w:type="dxa"/>
          </w:tcPr>
          <w:p w:rsidR="00EE01CD" w:rsidDel="003D1E97" w:rsidRDefault="00877C1A" w:rsidP="00877C1A">
            <w:pPr>
              <w:keepNext/>
            </w:pPr>
            <w:r>
              <w:t>Optional field, ISO string for message delivery stop time. Identical to "deliverystop" field in SNMP for when RSU deposit not desired.</w:t>
            </w:r>
          </w:p>
        </w:tc>
      </w:tr>
      <w:tr w:rsidR="00EE01CD" w:rsidRPr="003E745F" w:rsidTr="00041843">
        <w:tc>
          <w:tcPr>
            <w:tcW w:w="1933" w:type="dxa"/>
          </w:tcPr>
          <w:p w:rsidR="00EE01CD" w:rsidRDefault="00877C1A" w:rsidP="00284194">
            <w:pPr>
              <w:rPr>
                <w:rFonts w:ascii="Courier New" w:hAnsi="Courier New" w:cs="Courier New"/>
              </w:rPr>
            </w:pPr>
            <w:r w:rsidRPr="00877C1A">
              <w:rPr>
                <w:rFonts w:ascii="Courier New" w:hAnsi="Courier New" w:cs="Courier New"/>
              </w:rPr>
              <w:t>groupID</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groupID to use, for example "A123B456". GroupID is a DSRC.TemporaryID used for message identification.</w:t>
            </w:r>
          </w:p>
        </w:tc>
      </w:tr>
      <w:tr w:rsidR="00EE01CD" w:rsidRPr="003E745F" w:rsidTr="00041843">
        <w:tc>
          <w:tcPr>
            <w:tcW w:w="1933" w:type="dxa"/>
          </w:tcPr>
          <w:p w:rsidR="00EE01CD" w:rsidRPr="00CD6460" w:rsidRDefault="00877C1A" w:rsidP="00284194">
            <w:pPr>
              <w:rPr>
                <w:rFonts w:ascii="Courier New" w:hAnsi="Courier New" w:cs="Courier New"/>
              </w:rPr>
            </w:pPr>
            <w:r w:rsidRPr="00877C1A">
              <w:rPr>
                <w:rFonts w:ascii="Courier New" w:hAnsi="Courier New" w:cs="Courier New"/>
              </w:rPr>
              <w:t>recordID</w:t>
            </w:r>
          </w:p>
        </w:tc>
        <w:tc>
          <w:tcPr>
            <w:tcW w:w="3391" w:type="dxa"/>
          </w:tcPr>
          <w:p w:rsidR="00EE01CD" w:rsidRPr="00CD6460"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recordID to use, for example "A123B456". RecordID is a DSRC.TemporaryID used for message identification.</w:t>
            </w:r>
          </w:p>
        </w:tc>
      </w:tr>
      <w:tr w:rsidR="00877C1A" w:rsidRPr="003E745F" w:rsidTr="00877C1A">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serviceRegion</w:t>
            </w:r>
          </w:p>
        </w:tc>
        <w:tc>
          <w:tcPr>
            <w:tcW w:w="3391" w:type="dxa"/>
          </w:tcPr>
          <w:p w:rsidR="00877C1A" w:rsidRPr="00CD6460" w:rsidRDefault="00AB3FF6" w:rsidP="00284194">
            <w:pPr>
              <w:rPr>
                <w:rFonts w:ascii="Courier New" w:hAnsi="Courier New" w:cs="Courier New"/>
              </w:rPr>
            </w:pPr>
            <w:hyperlink w:anchor="_ServiceRegion" w:history="1">
              <w:r w:rsidR="00041843" w:rsidRPr="00041843">
                <w:rPr>
                  <w:rStyle w:val="Hyperlink"/>
                  <w:rFonts w:ascii="Courier New" w:hAnsi="Courier New" w:cs="Courier New"/>
                </w:rPr>
                <w:t>ServiceRegion</w:t>
              </w:r>
            </w:hyperlink>
          </w:p>
        </w:tc>
        <w:tc>
          <w:tcPr>
            <w:tcW w:w="4026" w:type="dxa"/>
          </w:tcPr>
          <w:p w:rsidR="00877C1A" w:rsidRDefault="00877C1A" w:rsidP="00284194">
            <w:pPr>
              <w:keepNext/>
            </w:pPr>
            <w:r>
              <w:t>Region to which this message is broadcast.</w:t>
            </w:r>
          </w:p>
        </w:tc>
      </w:tr>
      <w:tr w:rsidR="00877C1A" w:rsidRPr="003E745F" w:rsidTr="00041843">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ttl</w:t>
            </w:r>
          </w:p>
        </w:tc>
        <w:tc>
          <w:tcPr>
            <w:tcW w:w="3391" w:type="dxa"/>
          </w:tcPr>
          <w:p w:rsidR="00877C1A" w:rsidRPr="00CD6460" w:rsidRDefault="00041843" w:rsidP="00284194">
            <w:pPr>
              <w:rPr>
                <w:rFonts w:ascii="Courier New" w:hAnsi="Courier New" w:cs="Courier New"/>
              </w:rPr>
            </w:pPr>
            <w:r>
              <w:rPr>
                <w:rFonts w:ascii="Courier New" w:hAnsi="Courier New" w:cs="Courier New"/>
              </w:rPr>
              <w:t>enumString</w:t>
            </w:r>
          </w:p>
        </w:tc>
        <w:tc>
          <w:tcPr>
            <w:tcW w:w="4026" w:type="dxa"/>
          </w:tcPr>
          <w:p w:rsidR="00041843" w:rsidRDefault="00877C1A" w:rsidP="00041843">
            <w:pPr>
              <w:keepNext/>
            </w:pPr>
            <w:r w:rsidRPr="00877C1A">
              <w:t>Message time to live.</w:t>
            </w:r>
            <w:r w:rsidR="00041843">
              <w:t xml:space="preserve"> One of {</w:t>
            </w:r>
          </w:p>
          <w:p w:rsidR="00041843" w:rsidRDefault="00041843" w:rsidP="00041843">
            <w:pPr>
              <w:keepNext/>
            </w:pPr>
            <w:r>
              <w:t xml:space="preserve">         oneminute, </w:t>
            </w:r>
          </w:p>
          <w:p w:rsidR="00041843" w:rsidRDefault="00041843" w:rsidP="00041843">
            <w:pPr>
              <w:keepNext/>
            </w:pPr>
            <w:r>
              <w:t xml:space="preserve">         thirtyminutes, </w:t>
            </w:r>
          </w:p>
          <w:p w:rsidR="00041843" w:rsidRDefault="00041843" w:rsidP="00041843">
            <w:pPr>
              <w:keepNext/>
            </w:pPr>
            <w:r>
              <w:t xml:space="preserve">         oneday, </w:t>
            </w:r>
          </w:p>
          <w:p w:rsidR="00041843" w:rsidRDefault="00041843" w:rsidP="00041843">
            <w:pPr>
              <w:keepNext/>
            </w:pPr>
            <w:r>
              <w:t xml:space="preserve">         oneweek, </w:t>
            </w:r>
          </w:p>
          <w:p w:rsidR="00041843" w:rsidRDefault="00041843" w:rsidP="00041843">
            <w:pPr>
              <w:keepNext/>
            </w:pPr>
            <w:r>
              <w:t xml:space="preserve">         onemonth, </w:t>
            </w:r>
          </w:p>
          <w:p w:rsidR="00041843" w:rsidRDefault="00041843" w:rsidP="00041843">
            <w:pPr>
              <w:keepNext/>
            </w:pPr>
            <w:r>
              <w:t xml:space="preserve">         oneyear</w:t>
            </w:r>
          </w:p>
          <w:p w:rsidR="00877C1A" w:rsidRDefault="00041843" w:rsidP="00041843">
            <w:pPr>
              <w:keepNext/>
            </w:pPr>
            <w:r>
              <w:t xml:space="preserve">      }</w:t>
            </w:r>
          </w:p>
        </w:tc>
      </w:tr>
    </w:tbl>
    <w:p w:rsidR="00EE01CD" w:rsidRDefault="00EE01CD" w:rsidP="00332E8E"/>
    <w:p w:rsidR="00332E8E" w:rsidRPr="00CD6460" w:rsidRDefault="00CD6460" w:rsidP="00332E8E">
      <w:pPr>
        <w:pStyle w:val="Heading3"/>
      </w:pPr>
      <w:bookmarkStart w:id="95" w:name="_RoadSideUnit.RSU"/>
      <w:bookmarkStart w:id="96" w:name="_Toc180415"/>
      <w:bookmarkEnd w:id="95"/>
      <w:r w:rsidRPr="00CD6460">
        <w:t>RoadSideUnit.RSU</w:t>
      </w:r>
      <w:bookmarkEnd w:id="96"/>
    </w:p>
    <w:p w:rsidR="00CD6460" w:rsidRDefault="00EE01CD" w:rsidP="00CD6460">
      <w:r w:rsidRPr="00EE01CD">
        <w:t>The data structure contains parameters provided by the requester and used by the ODE to send messages the Roadside Units.</w:t>
      </w:r>
    </w:p>
    <w:tbl>
      <w:tblPr>
        <w:tblStyle w:val="TableGrid"/>
        <w:tblW w:w="0" w:type="auto"/>
        <w:tblLook w:val="04A0" w:firstRow="1" w:lastRow="0" w:firstColumn="1" w:lastColumn="0" w:noHBand="0" w:noVBand="1"/>
      </w:tblPr>
      <w:tblGrid>
        <w:gridCol w:w="1669"/>
        <w:gridCol w:w="3531"/>
        <w:gridCol w:w="4150"/>
      </w:tblGrid>
      <w:tr w:rsidR="00EE01CD" w:rsidRPr="006E5FF6" w:rsidTr="00D51A7C">
        <w:tc>
          <w:tcPr>
            <w:tcW w:w="1669" w:type="dxa"/>
          </w:tcPr>
          <w:p w:rsidR="00EE01CD" w:rsidRPr="006E5FF6" w:rsidRDefault="00EE01CD" w:rsidP="00284194">
            <w:pPr>
              <w:rPr>
                <w:b/>
              </w:rPr>
            </w:pPr>
            <w:r w:rsidRPr="006E5FF6">
              <w:rPr>
                <w:b/>
              </w:rPr>
              <w:t>Name</w:t>
            </w:r>
          </w:p>
        </w:tc>
        <w:tc>
          <w:tcPr>
            <w:tcW w:w="3531" w:type="dxa"/>
          </w:tcPr>
          <w:p w:rsidR="00EE01CD" w:rsidRPr="006E5FF6" w:rsidRDefault="00EE01CD" w:rsidP="00284194">
            <w:pPr>
              <w:rPr>
                <w:b/>
              </w:rPr>
            </w:pPr>
            <w:r w:rsidRPr="006E5FF6">
              <w:rPr>
                <w:b/>
              </w:rPr>
              <w:t>Type</w:t>
            </w:r>
          </w:p>
        </w:tc>
        <w:tc>
          <w:tcPr>
            <w:tcW w:w="4150" w:type="dxa"/>
          </w:tcPr>
          <w:p w:rsidR="00EE01CD" w:rsidRPr="006E5FF6" w:rsidRDefault="00EE01CD" w:rsidP="00284194">
            <w:pPr>
              <w:rPr>
                <w:b/>
              </w:rPr>
            </w:pPr>
            <w:r w:rsidRPr="006E5FF6">
              <w:rPr>
                <w:b/>
              </w:rPr>
              <w:t>Description</w:t>
            </w:r>
          </w:p>
        </w:tc>
      </w:tr>
      <w:tr w:rsidR="0056253B" w:rsidRPr="009E0F49" w:rsidTr="00D51A7C">
        <w:tc>
          <w:tcPr>
            <w:tcW w:w="1669" w:type="dxa"/>
          </w:tcPr>
          <w:p w:rsidR="0056253B" w:rsidRPr="00060B01" w:rsidRDefault="0056253B" w:rsidP="00284194">
            <w:pPr>
              <w:rPr>
                <w:rFonts w:ascii="Courier New" w:hAnsi="Courier New" w:cs="Courier New"/>
              </w:rPr>
            </w:pPr>
            <w:r w:rsidRPr="00060B01">
              <w:rPr>
                <w:rFonts w:ascii="Courier New" w:hAnsi="Courier New" w:cs="Courier New"/>
              </w:rPr>
              <w:t>rsuIndex</w:t>
            </w:r>
          </w:p>
        </w:tc>
        <w:tc>
          <w:tcPr>
            <w:tcW w:w="3531" w:type="dxa"/>
          </w:tcPr>
          <w:p w:rsidR="0056253B" w:rsidRPr="0056253B" w:rsidRDefault="0056253B" w:rsidP="00284194">
            <w:r>
              <w:t>Integer</w:t>
            </w:r>
          </w:p>
        </w:tc>
        <w:tc>
          <w:tcPr>
            <w:tcW w:w="4150" w:type="dxa"/>
          </w:tcPr>
          <w:p w:rsidR="0056253B" w:rsidRPr="0056253B" w:rsidRDefault="0056253B" w:rsidP="00284194">
            <w:r>
              <w:t>Index of message storage on this RSU</w:t>
            </w:r>
          </w:p>
        </w:tc>
      </w:tr>
      <w:tr w:rsidR="00D51A7C" w:rsidRPr="003E745F" w:rsidTr="00D51A7C">
        <w:tc>
          <w:tcPr>
            <w:tcW w:w="1669" w:type="dxa"/>
          </w:tcPr>
          <w:p w:rsidR="00D51A7C" w:rsidRDefault="00D51A7C" w:rsidP="00D51A7C">
            <w:pPr>
              <w:rPr>
                <w:rFonts w:ascii="Courier New" w:hAnsi="Courier New" w:cs="Courier New"/>
              </w:rPr>
            </w:pPr>
            <w:r w:rsidRPr="00D51A7C">
              <w:rPr>
                <w:rFonts w:ascii="Courier New" w:hAnsi="Courier New" w:cs="Courier New"/>
              </w:rPr>
              <w:t>rsuPassword</w:t>
            </w:r>
          </w:p>
        </w:tc>
        <w:tc>
          <w:tcPr>
            <w:tcW w:w="3531" w:type="dxa"/>
          </w:tcPr>
          <w:p w:rsidR="00D51A7C" w:rsidRDefault="00D51A7C" w:rsidP="00D51A7C">
            <w:pPr>
              <w:rPr>
                <w:rFonts w:ascii="Courier New" w:hAnsi="Courier New" w:cs="Courier New"/>
              </w:rPr>
            </w:pPr>
            <w:r w:rsidRPr="00D51A7C">
              <w:rPr>
                <w:rFonts w:ascii="Courier New" w:hAnsi="Courier New" w:cs="Courier New"/>
              </w:rPr>
              <w:t>String</w:t>
            </w:r>
          </w:p>
        </w:tc>
        <w:tc>
          <w:tcPr>
            <w:tcW w:w="4150" w:type="dxa"/>
          </w:tcPr>
          <w:p w:rsidR="00D51A7C" w:rsidRDefault="007300F8" w:rsidP="00D51A7C">
            <w:pPr>
              <w:keepNext/>
            </w:pPr>
            <w:r>
              <w:t>RSU</w:t>
            </w:r>
            <w:r w:rsidRPr="00D51A7C">
              <w:t xml:space="preserve"> </w:t>
            </w:r>
            <w:r w:rsidR="00D51A7C" w:rsidRPr="00D51A7C">
              <w:t>password</w:t>
            </w:r>
          </w:p>
        </w:tc>
      </w:tr>
      <w:tr w:rsidR="00D51A7C" w:rsidRPr="003E745F" w:rsidTr="00D51A7C">
        <w:tc>
          <w:tcPr>
            <w:tcW w:w="1669" w:type="dxa"/>
          </w:tcPr>
          <w:p w:rsidR="00D51A7C" w:rsidRPr="00CD6460" w:rsidRDefault="00D51A7C" w:rsidP="00D51A7C">
            <w:pPr>
              <w:rPr>
                <w:rFonts w:ascii="Courier New" w:hAnsi="Courier New" w:cs="Courier New"/>
              </w:rPr>
            </w:pPr>
            <w:r w:rsidRPr="00D51A7C">
              <w:rPr>
                <w:rFonts w:ascii="Courier New" w:hAnsi="Courier New" w:cs="Courier New"/>
              </w:rPr>
              <w:t>rsuRetries</w:t>
            </w:r>
          </w:p>
        </w:tc>
        <w:tc>
          <w:tcPr>
            <w:tcW w:w="3531" w:type="dxa"/>
          </w:tcPr>
          <w:p w:rsidR="00D51A7C" w:rsidRPr="00CD6460" w:rsidRDefault="00D51A7C" w:rsidP="00D51A7C">
            <w:pPr>
              <w:rPr>
                <w:rFonts w:ascii="Courier New" w:hAnsi="Courier New" w:cs="Courier New"/>
              </w:rPr>
            </w:pPr>
            <w:r>
              <w:rPr>
                <w:rFonts w:ascii="Courier New" w:hAnsi="Courier New" w:cs="Courier New"/>
              </w:rPr>
              <w:t>Integer</w:t>
            </w:r>
          </w:p>
        </w:tc>
        <w:tc>
          <w:tcPr>
            <w:tcW w:w="4150" w:type="dxa"/>
          </w:tcPr>
          <w:p w:rsidR="00D51A7C" w:rsidRDefault="00D51A7C" w:rsidP="00D51A7C">
            <w:pPr>
              <w:keepNext/>
            </w:pPr>
            <w:r w:rsidRPr="00D51A7C">
              <w:t>Number of retries upon message send failure</w:t>
            </w:r>
          </w:p>
        </w:tc>
      </w:tr>
      <w:tr w:rsidR="00D51A7C" w:rsidRPr="003E745F" w:rsidTr="00284194">
        <w:tc>
          <w:tcPr>
            <w:tcW w:w="1669" w:type="dxa"/>
          </w:tcPr>
          <w:p w:rsidR="00D51A7C" w:rsidRPr="000D041D" w:rsidRDefault="00D51A7C" w:rsidP="00284194">
            <w:pPr>
              <w:rPr>
                <w:rFonts w:ascii="Courier New" w:hAnsi="Courier New" w:cs="Courier New"/>
              </w:rPr>
            </w:pPr>
            <w:r w:rsidRPr="00D51A7C">
              <w:rPr>
                <w:rFonts w:ascii="Courier New" w:hAnsi="Courier New" w:cs="Courier New"/>
              </w:rPr>
              <w:t>rsuTarget</w:t>
            </w:r>
          </w:p>
        </w:tc>
        <w:tc>
          <w:tcPr>
            <w:tcW w:w="3531" w:type="dxa"/>
          </w:tcPr>
          <w:p w:rsidR="00D51A7C"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RPr="003E745F" w:rsidRDefault="00D51A7C" w:rsidP="00284194">
            <w:pPr>
              <w:keepNext/>
            </w:pPr>
            <w:r w:rsidRPr="00D51A7C">
              <w:t>IPv4 address of RSU</w:t>
            </w:r>
          </w:p>
        </w:tc>
      </w:tr>
      <w:tr w:rsidR="00D51A7C" w:rsidRPr="003E745F" w:rsidTr="00D51A7C">
        <w:tc>
          <w:tcPr>
            <w:tcW w:w="1669" w:type="dxa"/>
          </w:tcPr>
          <w:p w:rsidR="00D51A7C" w:rsidRPr="00D51A7C" w:rsidRDefault="00D51A7C" w:rsidP="00284194">
            <w:pPr>
              <w:rPr>
                <w:rFonts w:ascii="Courier New" w:hAnsi="Courier New" w:cs="Courier New"/>
              </w:rPr>
            </w:pPr>
            <w:r w:rsidRPr="00D51A7C">
              <w:rPr>
                <w:rFonts w:ascii="Courier New" w:hAnsi="Courier New" w:cs="Courier New"/>
              </w:rPr>
              <w:lastRenderedPageBreak/>
              <w:t>rsuTimeout</w:t>
            </w:r>
          </w:p>
        </w:tc>
        <w:tc>
          <w:tcPr>
            <w:tcW w:w="3531" w:type="dxa"/>
          </w:tcPr>
          <w:p w:rsidR="00D51A7C" w:rsidRPr="00CD6460" w:rsidRDefault="00D51A7C" w:rsidP="00284194">
            <w:pPr>
              <w:rPr>
                <w:rFonts w:ascii="Courier New" w:hAnsi="Courier New" w:cs="Courier New"/>
              </w:rPr>
            </w:pPr>
            <w:r>
              <w:rPr>
                <w:rFonts w:ascii="Courier New" w:hAnsi="Courier New" w:cs="Courier New"/>
              </w:rPr>
              <w:t>Integer</w:t>
            </w:r>
          </w:p>
        </w:tc>
        <w:tc>
          <w:tcPr>
            <w:tcW w:w="4150" w:type="dxa"/>
          </w:tcPr>
          <w:p w:rsidR="00D51A7C" w:rsidRDefault="00D51A7C" w:rsidP="00284194">
            <w:pPr>
              <w:keepNext/>
            </w:pPr>
            <w:r w:rsidRPr="00D51A7C">
              <w:t>Timeout measured in milliseconds</w:t>
            </w:r>
          </w:p>
        </w:tc>
      </w:tr>
      <w:tr w:rsidR="00D51A7C" w:rsidRPr="003E745F" w:rsidTr="00284194">
        <w:tc>
          <w:tcPr>
            <w:tcW w:w="1669" w:type="dxa"/>
          </w:tcPr>
          <w:p w:rsidR="00D51A7C" w:rsidRPr="003D1E97" w:rsidRDefault="00D51A7C" w:rsidP="00284194">
            <w:pPr>
              <w:rPr>
                <w:rFonts w:ascii="Courier New" w:hAnsi="Courier New" w:cs="Courier New"/>
              </w:rPr>
            </w:pPr>
            <w:r w:rsidRPr="00D51A7C">
              <w:rPr>
                <w:rFonts w:ascii="Courier New" w:hAnsi="Courier New" w:cs="Courier New"/>
              </w:rPr>
              <w:t>rsuUsername</w:t>
            </w:r>
          </w:p>
        </w:tc>
        <w:tc>
          <w:tcPr>
            <w:tcW w:w="3531" w:type="dxa"/>
          </w:tcPr>
          <w:p w:rsidR="00D51A7C" w:rsidDel="003D1E97"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Del="003D1E97" w:rsidRDefault="00D51A7C" w:rsidP="00284194">
            <w:pPr>
              <w:keepNext/>
            </w:pPr>
            <w:r w:rsidRPr="00D51A7C">
              <w:t>SNMP username</w:t>
            </w:r>
          </w:p>
        </w:tc>
      </w:tr>
    </w:tbl>
    <w:p w:rsidR="00EE01CD" w:rsidRDefault="00EE01CD" w:rsidP="00CD6460"/>
    <w:p w:rsidR="00EE01CD" w:rsidRDefault="00EE01CD" w:rsidP="00EE01CD">
      <w:pPr>
        <w:pStyle w:val="Heading3"/>
      </w:pPr>
      <w:bookmarkStart w:id="97" w:name="_SNMP"/>
      <w:bookmarkStart w:id="98" w:name="_Toc180416"/>
      <w:bookmarkEnd w:id="97"/>
      <w:r>
        <w:t>SNMP</w:t>
      </w:r>
      <w:bookmarkEnd w:id="98"/>
    </w:p>
    <w:p w:rsidR="00EE01CD" w:rsidRPr="00EE01CD" w:rsidRDefault="00EE01CD" w:rsidP="00EE01CD">
      <w:r w:rsidRPr="00EE01CD">
        <w:t>The data structure contains parameters provided by the requester and used by the ODE to access the RSUs vial the SNMP interface.</w:t>
      </w:r>
    </w:p>
    <w:tbl>
      <w:tblPr>
        <w:tblStyle w:val="TableGrid"/>
        <w:tblW w:w="0" w:type="auto"/>
        <w:tblLook w:val="04A0" w:firstRow="1" w:lastRow="0" w:firstColumn="1" w:lastColumn="0" w:noHBand="0" w:noVBand="1"/>
      </w:tblPr>
      <w:tblGrid>
        <w:gridCol w:w="1933"/>
        <w:gridCol w:w="3396"/>
        <w:gridCol w:w="4021"/>
      </w:tblGrid>
      <w:tr w:rsidR="00EE01CD" w:rsidRPr="006E5FF6" w:rsidTr="002C21FC">
        <w:tc>
          <w:tcPr>
            <w:tcW w:w="1933" w:type="dxa"/>
          </w:tcPr>
          <w:p w:rsidR="00EE01CD" w:rsidRPr="006E5FF6" w:rsidRDefault="00EE01CD" w:rsidP="00284194">
            <w:pPr>
              <w:rPr>
                <w:b/>
              </w:rPr>
            </w:pPr>
            <w:r w:rsidRPr="006E5FF6">
              <w:rPr>
                <w:b/>
              </w:rPr>
              <w:t>Name</w:t>
            </w:r>
          </w:p>
        </w:tc>
        <w:tc>
          <w:tcPr>
            <w:tcW w:w="3396" w:type="dxa"/>
          </w:tcPr>
          <w:p w:rsidR="00EE01CD" w:rsidRPr="006E5FF6" w:rsidRDefault="00EE01CD" w:rsidP="00284194">
            <w:pPr>
              <w:rPr>
                <w:b/>
              </w:rPr>
            </w:pPr>
            <w:r w:rsidRPr="006E5FF6">
              <w:rPr>
                <w:b/>
              </w:rPr>
              <w:t>Type</w:t>
            </w:r>
          </w:p>
        </w:tc>
        <w:tc>
          <w:tcPr>
            <w:tcW w:w="4021" w:type="dxa"/>
          </w:tcPr>
          <w:p w:rsidR="00EE01CD" w:rsidRPr="006E5FF6" w:rsidRDefault="00EE01CD" w:rsidP="00284194">
            <w:pPr>
              <w:rPr>
                <w:b/>
              </w:rPr>
            </w:pPr>
            <w:r w:rsidRPr="006E5FF6">
              <w:rPr>
                <w:b/>
              </w:rPr>
              <w:t>Description</w:t>
            </w:r>
          </w:p>
        </w:tc>
      </w:tr>
      <w:tr w:rsidR="00EE01CD" w:rsidRPr="003E745F" w:rsidTr="002C21FC">
        <w:tc>
          <w:tcPr>
            <w:tcW w:w="1933" w:type="dxa"/>
          </w:tcPr>
          <w:p w:rsidR="00EE01CD" w:rsidRPr="000D041D" w:rsidRDefault="00D51A7C" w:rsidP="00284194">
            <w:pPr>
              <w:rPr>
                <w:rFonts w:ascii="Courier New" w:hAnsi="Courier New" w:cs="Courier New"/>
              </w:rPr>
            </w:pPr>
            <w:r w:rsidRPr="00D51A7C">
              <w:rPr>
                <w:rFonts w:ascii="Courier New" w:hAnsi="Courier New" w:cs="Courier New"/>
              </w:rPr>
              <w:t>rsuid</w:t>
            </w:r>
          </w:p>
        </w:tc>
        <w:tc>
          <w:tcPr>
            <w:tcW w:w="3396" w:type="dxa"/>
          </w:tcPr>
          <w:p w:rsidR="00EE01CD" w:rsidRDefault="002C21FC" w:rsidP="00284194">
            <w:pPr>
              <w:rPr>
                <w:rFonts w:ascii="Courier New" w:hAnsi="Courier New" w:cs="Courier New"/>
              </w:rPr>
            </w:pPr>
            <w:r>
              <w:rPr>
                <w:rFonts w:ascii="Courier New" w:hAnsi="Courier New" w:cs="Courier New"/>
              </w:rPr>
              <w:t>String</w:t>
            </w:r>
          </w:p>
        </w:tc>
        <w:tc>
          <w:tcPr>
            <w:tcW w:w="4021" w:type="dxa"/>
          </w:tcPr>
          <w:p w:rsidR="00EE01CD" w:rsidRPr="003E745F" w:rsidRDefault="00953DED" w:rsidP="00284194">
            <w:pPr>
              <w:keepNext/>
            </w:pPr>
            <w:r>
              <w:t>OID of the RSU</w:t>
            </w:r>
          </w:p>
        </w:tc>
      </w:tr>
      <w:tr w:rsidR="002C21FC" w:rsidRPr="003E745F" w:rsidTr="002C21FC">
        <w:tc>
          <w:tcPr>
            <w:tcW w:w="1933" w:type="dxa"/>
          </w:tcPr>
          <w:p w:rsidR="002C21FC" w:rsidRPr="003D1E97" w:rsidRDefault="002C21FC" w:rsidP="002C21FC">
            <w:pPr>
              <w:rPr>
                <w:rFonts w:ascii="Courier New" w:hAnsi="Courier New" w:cs="Courier New"/>
              </w:rPr>
            </w:pPr>
            <w:r w:rsidRPr="002C21FC">
              <w:rPr>
                <w:rFonts w:ascii="Courier New" w:hAnsi="Courier New" w:cs="Courier New"/>
              </w:rPr>
              <w:t>msgid</w:t>
            </w:r>
          </w:p>
        </w:tc>
        <w:tc>
          <w:tcPr>
            <w:tcW w:w="3396" w:type="dxa"/>
          </w:tcPr>
          <w:p w:rsidR="002C21FC" w:rsidDel="003D1E97" w:rsidRDefault="002C21FC" w:rsidP="002C21FC">
            <w:pPr>
              <w:rPr>
                <w:rFonts w:ascii="Courier New" w:hAnsi="Courier New" w:cs="Courier New"/>
              </w:rPr>
            </w:pPr>
            <w:r>
              <w:rPr>
                <w:rFonts w:ascii="Courier New" w:hAnsi="Courier New" w:cs="Courier New"/>
              </w:rPr>
              <w:t>String</w:t>
            </w:r>
          </w:p>
        </w:tc>
        <w:tc>
          <w:tcPr>
            <w:tcW w:w="4021" w:type="dxa"/>
          </w:tcPr>
          <w:p w:rsidR="002C21FC" w:rsidDel="003D1E97" w:rsidRDefault="00240328" w:rsidP="002C21FC">
            <w:pPr>
              <w:keepNext/>
            </w:pPr>
            <w:r>
              <w:t>Message ID</w:t>
            </w:r>
          </w:p>
        </w:tc>
      </w:tr>
      <w:tr w:rsidR="002C21FC" w:rsidRPr="003E745F" w:rsidTr="002C21FC">
        <w:tc>
          <w:tcPr>
            <w:tcW w:w="1933" w:type="dxa"/>
          </w:tcPr>
          <w:p w:rsidR="002C21FC" w:rsidRDefault="002C21FC" w:rsidP="002C21FC">
            <w:pPr>
              <w:rPr>
                <w:rFonts w:ascii="Courier New" w:hAnsi="Courier New" w:cs="Courier New"/>
              </w:rPr>
            </w:pPr>
            <w:r w:rsidRPr="002C21FC">
              <w:rPr>
                <w:rFonts w:ascii="Courier New" w:hAnsi="Courier New" w:cs="Courier New"/>
              </w:rPr>
              <w:t>mode</w:t>
            </w:r>
          </w:p>
        </w:tc>
        <w:tc>
          <w:tcPr>
            <w:tcW w:w="3396" w:type="dxa"/>
          </w:tcPr>
          <w:p w:rsidR="002C21FC"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Mode</w:t>
            </w:r>
          </w:p>
        </w:tc>
      </w:tr>
      <w:tr w:rsidR="002C21FC" w:rsidRPr="003E745F" w:rsidTr="002C21FC">
        <w:tc>
          <w:tcPr>
            <w:tcW w:w="1933" w:type="dxa"/>
          </w:tcPr>
          <w:p w:rsidR="002C21FC" w:rsidRPr="00CD6460" w:rsidRDefault="002C21FC" w:rsidP="002C21FC">
            <w:pPr>
              <w:rPr>
                <w:rFonts w:ascii="Courier New" w:hAnsi="Courier New" w:cs="Courier New"/>
              </w:rPr>
            </w:pPr>
            <w:r w:rsidRPr="002C21FC">
              <w:rPr>
                <w:rFonts w:ascii="Courier New" w:hAnsi="Courier New" w:cs="Courier New"/>
              </w:rPr>
              <w:t>channel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Channel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interval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Interval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deliverystart</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start time. Takes priority over "deliverystart"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deliverystop</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stop time. Takes priority over "deliverystop"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enable</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Enable RSU: 1 = true, 0 = false</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status</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RSU Status</w:t>
            </w:r>
          </w:p>
        </w:tc>
      </w:tr>
    </w:tbl>
    <w:p w:rsidR="00EE01CD" w:rsidRDefault="00EE01CD" w:rsidP="00CD6460"/>
    <w:p w:rsidR="00CD6460" w:rsidRDefault="00041843" w:rsidP="00041843">
      <w:pPr>
        <w:pStyle w:val="Heading3"/>
      </w:pPr>
      <w:bookmarkStart w:id="99" w:name="_ServiceRegion"/>
      <w:bookmarkStart w:id="100" w:name="_Toc180417"/>
      <w:bookmarkEnd w:id="99"/>
      <w:r>
        <w:t>ServiceRegion</w:t>
      </w:r>
      <w:bookmarkEnd w:id="100"/>
    </w:p>
    <w:p w:rsidR="00041843" w:rsidRDefault="00041843" w:rsidP="00041843"/>
    <w:tbl>
      <w:tblPr>
        <w:tblStyle w:val="TableGrid"/>
        <w:tblW w:w="0" w:type="auto"/>
        <w:tblLook w:val="04A0" w:firstRow="1" w:lastRow="0" w:firstColumn="1" w:lastColumn="0" w:noHBand="0" w:noVBand="1"/>
      </w:tblPr>
      <w:tblGrid>
        <w:gridCol w:w="1415"/>
        <w:gridCol w:w="3649"/>
        <w:gridCol w:w="4286"/>
      </w:tblGrid>
      <w:tr w:rsidR="00041843" w:rsidRPr="006E5FF6" w:rsidTr="00284194">
        <w:tc>
          <w:tcPr>
            <w:tcW w:w="1415" w:type="dxa"/>
          </w:tcPr>
          <w:p w:rsidR="00041843" w:rsidRPr="006E5FF6" w:rsidRDefault="00041843" w:rsidP="00284194">
            <w:pPr>
              <w:rPr>
                <w:b/>
              </w:rPr>
            </w:pPr>
            <w:r w:rsidRPr="006E5FF6">
              <w:rPr>
                <w:b/>
              </w:rPr>
              <w:t>Name</w:t>
            </w:r>
          </w:p>
        </w:tc>
        <w:tc>
          <w:tcPr>
            <w:tcW w:w="3649" w:type="dxa"/>
          </w:tcPr>
          <w:p w:rsidR="00041843" w:rsidRPr="006E5FF6" w:rsidRDefault="00041843" w:rsidP="00284194">
            <w:pPr>
              <w:rPr>
                <w:b/>
              </w:rPr>
            </w:pPr>
            <w:r w:rsidRPr="006E5FF6">
              <w:rPr>
                <w:b/>
              </w:rPr>
              <w:t>Type</w:t>
            </w:r>
          </w:p>
        </w:tc>
        <w:tc>
          <w:tcPr>
            <w:tcW w:w="4286" w:type="dxa"/>
          </w:tcPr>
          <w:p w:rsidR="00041843" w:rsidRPr="006E5FF6" w:rsidRDefault="00041843" w:rsidP="00284194">
            <w:pPr>
              <w:rPr>
                <w:b/>
              </w:rPr>
            </w:pPr>
            <w:r w:rsidRPr="006E5FF6">
              <w:rPr>
                <w:b/>
              </w:rPr>
              <w:t>Description</w:t>
            </w:r>
          </w:p>
        </w:tc>
      </w:tr>
      <w:tr w:rsidR="00041843" w:rsidRPr="003E745F" w:rsidTr="00284194">
        <w:tc>
          <w:tcPr>
            <w:tcW w:w="1415" w:type="dxa"/>
          </w:tcPr>
          <w:p w:rsidR="00041843" w:rsidRPr="000D041D" w:rsidRDefault="00240328" w:rsidP="00284194">
            <w:pPr>
              <w:rPr>
                <w:rFonts w:ascii="Courier New" w:hAnsi="Courier New" w:cs="Courier New"/>
              </w:rPr>
            </w:pPr>
            <w:r w:rsidRPr="00240328">
              <w:rPr>
                <w:rFonts w:ascii="Courier New" w:hAnsi="Courier New" w:cs="Courier New"/>
              </w:rPr>
              <w:t>nwCorner</w:t>
            </w:r>
          </w:p>
        </w:tc>
        <w:tc>
          <w:tcPr>
            <w:tcW w:w="3649" w:type="dxa"/>
          </w:tcPr>
          <w:p w:rsidR="00041843" w:rsidRDefault="00240328" w:rsidP="00284194">
            <w:pPr>
              <w:rPr>
                <w:rFonts w:ascii="Courier New" w:hAnsi="Courier New" w:cs="Courier New"/>
              </w:rPr>
            </w:pPr>
            <w:r>
              <w:rPr>
                <w:rFonts w:ascii="Courier New" w:hAnsi="Courier New" w:cs="Courier New"/>
              </w:rPr>
              <w:t>Position2D</w:t>
            </w:r>
          </w:p>
        </w:tc>
        <w:tc>
          <w:tcPr>
            <w:tcW w:w="4286" w:type="dxa"/>
          </w:tcPr>
          <w:p w:rsidR="00041843" w:rsidRPr="003E745F" w:rsidRDefault="00240328" w:rsidP="00284194">
            <w:pPr>
              <w:keepNext/>
            </w:pPr>
            <w:r>
              <w:t xml:space="preserve">Northwest corner of the service region. </w:t>
            </w:r>
          </w:p>
        </w:tc>
      </w:tr>
      <w:tr w:rsidR="00240328" w:rsidRPr="003E745F" w:rsidTr="00284194">
        <w:tc>
          <w:tcPr>
            <w:tcW w:w="1415" w:type="dxa"/>
          </w:tcPr>
          <w:p w:rsidR="00240328" w:rsidRPr="003D1E97" w:rsidRDefault="00240328" w:rsidP="00240328">
            <w:pPr>
              <w:rPr>
                <w:rFonts w:ascii="Courier New" w:hAnsi="Courier New" w:cs="Courier New"/>
              </w:rPr>
            </w:pPr>
            <w:r w:rsidRPr="00240328">
              <w:rPr>
                <w:rFonts w:ascii="Courier New" w:hAnsi="Courier New" w:cs="Courier New"/>
              </w:rPr>
              <w:t>seCorner</w:t>
            </w:r>
          </w:p>
        </w:tc>
        <w:tc>
          <w:tcPr>
            <w:tcW w:w="3649" w:type="dxa"/>
          </w:tcPr>
          <w:p w:rsidR="00240328" w:rsidDel="003D1E97" w:rsidRDefault="00240328" w:rsidP="00240328">
            <w:pPr>
              <w:rPr>
                <w:rFonts w:ascii="Courier New" w:hAnsi="Courier New" w:cs="Courier New"/>
              </w:rPr>
            </w:pPr>
            <w:r>
              <w:rPr>
                <w:rFonts w:ascii="Courier New" w:hAnsi="Courier New" w:cs="Courier New"/>
              </w:rPr>
              <w:t>Position2D</w:t>
            </w:r>
          </w:p>
        </w:tc>
        <w:tc>
          <w:tcPr>
            <w:tcW w:w="4286" w:type="dxa"/>
          </w:tcPr>
          <w:p w:rsidR="00240328" w:rsidDel="003D1E97" w:rsidRDefault="00240328" w:rsidP="00240328">
            <w:pPr>
              <w:keepNext/>
            </w:pPr>
            <w:r>
              <w:t>Southeast corner of the service region</w:t>
            </w:r>
          </w:p>
        </w:tc>
      </w:tr>
    </w:tbl>
    <w:p w:rsidR="00041843" w:rsidRDefault="00041843" w:rsidP="00041843"/>
    <w:p w:rsidR="00240328" w:rsidRDefault="00240328" w:rsidP="00240328">
      <w:pPr>
        <w:pStyle w:val="Heading3"/>
      </w:pPr>
      <w:bookmarkStart w:id="101" w:name="_Toc180418"/>
      <w:r>
        <w:t>Position2D</w:t>
      </w:r>
      <w:bookmarkEnd w:id="101"/>
    </w:p>
    <w:p w:rsidR="00240328" w:rsidRDefault="00240328" w:rsidP="00240328">
      <w:proofErr w:type="gramStart"/>
      <w:r>
        <w:t>Two dimensional</w:t>
      </w:r>
      <w:proofErr w:type="gramEnd"/>
      <w:r>
        <w:t xml:space="preserve"> geographic position.</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c>
          <w:tcPr>
            <w:tcW w:w="1735" w:type="dxa"/>
          </w:tcPr>
          <w:p w:rsidR="00240328" w:rsidRPr="006E5FF6" w:rsidRDefault="00240328" w:rsidP="00284194">
            <w:pPr>
              <w:rPr>
                <w:b/>
              </w:rPr>
            </w:pPr>
            <w:r w:rsidRPr="006E5FF6">
              <w:rPr>
                <w:b/>
              </w:rPr>
              <w:t>Name</w:t>
            </w:r>
          </w:p>
        </w:tc>
        <w:tc>
          <w:tcPr>
            <w:tcW w:w="1466" w:type="dxa"/>
          </w:tcPr>
          <w:p w:rsidR="00240328" w:rsidRPr="006E5FF6" w:rsidRDefault="00240328" w:rsidP="00284194">
            <w:pPr>
              <w:rPr>
                <w:b/>
              </w:rPr>
            </w:pPr>
            <w:r w:rsidRPr="006E5FF6">
              <w:rPr>
                <w:b/>
              </w:rPr>
              <w:t>Type</w:t>
            </w:r>
          </w:p>
        </w:tc>
        <w:tc>
          <w:tcPr>
            <w:tcW w:w="1549" w:type="dxa"/>
          </w:tcPr>
          <w:p w:rsidR="00240328" w:rsidRPr="006E5FF6" w:rsidRDefault="00240328" w:rsidP="00284194">
            <w:pPr>
              <w:rPr>
                <w:b/>
              </w:rPr>
            </w:pPr>
            <w:r w:rsidRPr="006E5FF6">
              <w:rPr>
                <w:b/>
              </w:rPr>
              <w:t>Description</w:t>
            </w:r>
          </w:p>
        </w:tc>
        <w:tc>
          <w:tcPr>
            <w:tcW w:w="1334" w:type="dxa"/>
          </w:tcPr>
          <w:p w:rsidR="00240328" w:rsidRPr="006E5FF6" w:rsidRDefault="00240328" w:rsidP="00284194">
            <w:pPr>
              <w:rPr>
                <w:b/>
              </w:rPr>
            </w:pPr>
            <w:r w:rsidRPr="006E5FF6">
              <w:rPr>
                <w:b/>
              </w:rPr>
              <w:t>Units</w:t>
            </w:r>
          </w:p>
        </w:tc>
        <w:tc>
          <w:tcPr>
            <w:tcW w:w="1633" w:type="dxa"/>
          </w:tcPr>
          <w:p w:rsidR="00240328" w:rsidRPr="006E5FF6" w:rsidRDefault="00240328" w:rsidP="00284194">
            <w:pPr>
              <w:rPr>
                <w:b/>
              </w:rPr>
            </w:pPr>
            <w:r w:rsidRPr="006E5FF6">
              <w:rPr>
                <w:b/>
              </w:rPr>
              <w:t>Valid Min</w:t>
            </w:r>
          </w:p>
        </w:tc>
        <w:tc>
          <w:tcPr>
            <w:tcW w:w="1633" w:type="dxa"/>
          </w:tcPr>
          <w:p w:rsidR="00240328" w:rsidRPr="006E5FF6" w:rsidRDefault="00240328" w:rsidP="00284194">
            <w:pPr>
              <w:rPr>
                <w:b/>
              </w:rPr>
            </w:pPr>
            <w:r w:rsidRPr="006E5FF6">
              <w:rPr>
                <w:b/>
              </w:rPr>
              <w:t>Valid Max</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t>The geographic latitude of an object</w:t>
            </w:r>
          </w:p>
        </w:tc>
        <w:tc>
          <w:tcPr>
            <w:tcW w:w="1334" w:type="dxa"/>
          </w:tcPr>
          <w:p w:rsidR="00240328" w:rsidRPr="003E745F" w:rsidRDefault="00240328" w:rsidP="00284194">
            <w:r>
              <w:t>Degrees</w:t>
            </w:r>
          </w:p>
        </w:tc>
        <w:tc>
          <w:tcPr>
            <w:tcW w:w="1633" w:type="dxa"/>
          </w:tcPr>
          <w:p w:rsidR="00240328" w:rsidRPr="003E745F" w:rsidRDefault="00240328" w:rsidP="00284194">
            <w:r>
              <w:t>-90.0000000</w:t>
            </w:r>
          </w:p>
        </w:tc>
        <w:tc>
          <w:tcPr>
            <w:tcW w:w="1633" w:type="dxa"/>
          </w:tcPr>
          <w:p w:rsidR="00240328" w:rsidRPr="003E745F" w:rsidRDefault="00240328" w:rsidP="00284194">
            <w:r>
              <w:t>+90.0000001</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rsidRPr="006A1740">
              <w:t>The geographic longitude of an object</w:t>
            </w:r>
          </w:p>
        </w:tc>
        <w:tc>
          <w:tcPr>
            <w:tcW w:w="1334" w:type="dxa"/>
          </w:tcPr>
          <w:p w:rsidR="00240328" w:rsidRPr="003E745F" w:rsidRDefault="00240328" w:rsidP="00284194">
            <w:r>
              <w:t>Degrees</w:t>
            </w:r>
          </w:p>
        </w:tc>
        <w:tc>
          <w:tcPr>
            <w:tcW w:w="1633" w:type="dxa"/>
          </w:tcPr>
          <w:p w:rsidR="00240328" w:rsidRPr="003E745F" w:rsidRDefault="00240328" w:rsidP="00284194">
            <w:r>
              <w:t xml:space="preserve">- </w:t>
            </w:r>
            <w:r w:rsidRPr="00B408A7">
              <w:t>179</w:t>
            </w:r>
            <w:r>
              <w:t>.</w:t>
            </w:r>
            <w:r w:rsidRPr="00B408A7">
              <w:t>9999999</w:t>
            </w:r>
          </w:p>
        </w:tc>
        <w:tc>
          <w:tcPr>
            <w:tcW w:w="1633" w:type="dxa"/>
          </w:tcPr>
          <w:p w:rsidR="00240328" w:rsidRPr="003E745F" w:rsidRDefault="00240328" w:rsidP="00284194">
            <w:pPr>
              <w:keepNext/>
            </w:pPr>
            <w:r>
              <w:t xml:space="preserve">+ </w:t>
            </w:r>
            <w:r w:rsidRPr="00B408A7">
              <w:t>180</w:t>
            </w:r>
            <w:r>
              <w:t>.</w:t>
            </w:r>
            <w:r w:rsidRPr="00B408A7">
              <w:t>0000001</w:t>
            </w:r>
          </w:p>
        </w:tc>
      </w:tr>
    </w:tbl>
    <w:p w:rsidR="00240328" w:rsidRPr="00240328" w:rsidRDefault="00240328" w:rsidP="00240328"/>
    <w:p w:rsidR="00ED77CC" w:rsidRDefault="00ED77CC" w:rsidP="008268A7">
      <w:pPr>
        <w:pStyle w:val="Heading1"/>
      </w:pPr>
      <w:bookmarkStart w:id="102" w:name="_Toc180419"/>
      <w:r>
        <w:lastRenderedPageBreak/>
        <w:t>OdeTimPayload</w:t>
      </w:r>
      <w:bookmarkEnd w:id="102"/>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103" w:name="_Toc180420"/>
      <w:r w:rsidRPr="007367E1">
        <w:t>OdeTravelerInformationMessage</w:t>
      </w:r>
      <w:bookmarkEnd w:id="103"/>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104" w:name="_Toc180421"/>
      <w:r>
        <w:t xml:space="preserve">J2735 </w:t>
      </w:r>
      <w:r w:rsidRPr="007367E1">
        <w:t>TravelerInformation</w:t>
      </w:r>
      <w:bookmarkEnd w:id="104"/>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105" w:name="_Toc180422"/>
      <w:r>
        <w:t>OdeDriverAlertPayload</w:t>
      </w:r>
      <w:bookmarkEnd w:id="105"/>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106" w:name="_Toc180423"/>
      <w:r>
        <w:t>OdeBsmPayload</w:t>
      </w:r>
      <w:bookmarkEnd w:id="106"/>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AB3FF6"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8</w:t>
      </w:r>
      <w:r w:rsidR="002E3921">
        <w:rPr>
          <w:noProof/>
        </w:rPr>
        <w:fldChar w:fldCharType="end"/>
      </w:r>
      <w:r>
        <w:t xml:space="preserve"> - OdeBsmPayload</w:t>
      </w:r>
    </w:p>
    <w:p w:rsidR="00D23963" w:rsidRDefault="00D23963" w:rsidP="008268A7">
      <w:pPr>
        <w:pStyle w:val="Heading2"/>
      </w:pPr>
      <w:bookmarkStart w:id="107" w:name="_J2735BsmCoreData"/>
      <w:bookmarkStart w:id="108" w:name="_Ref471884029"/>
      <w:bookmarkStart w:id="109" w:name="_Toc180424"/>
      <w:bookmarkEnd w:id="107"/>
      <w:r w:rsidRPr="006D1B36">
        <w:lastRenderedPageBreak/>
        <w:t>J2735BsmCoreData</w:t>
      </w:r>
      <w:bookmarkEnd w:id="108"/>
      <w:bookmarkEnd w:id="109"/>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w:t>
            </w:r>
            <w:r w:rsidRPr="0082174B">
              <w:lastRenderedPageBreak/>
              <w:t>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110" w:name="_Ref511750746"/>
            <w:r w:rsidRPr="00AE71BC">
              <w:rPr>
                <w:rStyle w:val="EndnoteReference"/>
                <w:rFonts w:ascii="Courier New" w:hAnsi="Courier New" w:cs="Courier New"/>
                <w:vertAlign w:val="baseline"/>
              </w:rPr>
              <w:endnoteReference w:id="2"/>
            </w:r>
            <w:bookmarkEnd w:id="110"/>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9</w:t>
      </w:r>
      <w:r w:rsidR="002E3921">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060B01" w:rsidP="008268A7">
            <w:pPr>
              <w:rPr>
                <w:rFonts w:ascii="Courier New" w:hAnsi="Courier New" w:cs="Courier New"/>
              </w:rPr>
            </w:pPr>
            <w:r>
              <w:rPr>
                <w:rFonts w:ascii="Courier New" w:hAnsi="Courier New" w:cs="Courier New"/>
              </w:rPr>
              <w:t>i</w:t>
            </w:r>
            <w:r w:rsidR="00955C0A"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AB3FF6"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AB3FF6"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AB3FF6"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AB3FF6"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size</w:t>
            </w:r>
          </w:p>
        </w:tc>
        <w:tc>
          <w:tcPr>
            <w:tcW w:w="3386" w:type="dxa"/>
          </w:tcPr>
          <w:p w:rsidR="00955C0A" w:rsidRDefault="00AB3FF6"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10</w:t>
      </w:r>
      <w:r w:rsidR="002E3921">
        <w:rPr>
          <w:noProof/>
        </w:rPr>
        <w:fldChar w:fldCharType="end"/>
      </w:r>
      <w:r>
        <w:t xml:space="preserve"> - </w:t>
      </w:r>
      <w:r w:rsidRPr="00586A62">
        <w:t>J2735BsmCoreData</w:t>
      </w:r>
      <w:r>
        <w:t xml:space="preserve"> (2)</w:t>
      </w:r>
    </w:p>
    <w:p w:rsidR="00D23963" w:rsidRDefault="00D23963" w:rsidP="008268A7">
      <w:pPr>
        <w:pStyle w:val="Heading2"/>
      </w:pPr>
      <w:bookmarkStart w:id="111" w:name="_J2735BsmPart2Content"/>
      <w:bookmarkStart w:id="112" w:name="_Ref471884050"/>
      <w:bookmarkStart w:id="113" w:name="_Toc180425"/>
      <w:bookmarkEnd w:id="111"/>
      <w:r w:rsidRPr="006D1B36">
        <w:t>J2735BsmPart2Content</w:t>
      </w:r>
      <w:bookmarkEnd w:id="112"/>
      <w:bookmarkEnd w:id="113"/>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proofErr w:type="gramStart"/>
            <w:r>
              <w:rPr>
                <w:rFonts w:ascii="Consolas" w:hAnsi="Consolas" w:cs="Consolas"/>
                <w:b/>
                <w:bCs/>
                <w:i/>
                <w:iCs/>
                <w:color w:val="0000C0"/>
                <w:sz w:val="20"/>
                <w:szCs w:val="20"/>
              </w:rPr>
              <w:t>SupplementalVehicleExtensions</w:t>
            </w:r>
            <w:r>
              <w:t xml:space="preserve"> }</w:t>
            </w:r>
            <w:proofErr w:type="gramEnd"/>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AB3FF6"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11</w:t>
      </w:r>
      <w:r w:rsidR="002E3921">
        <w:rPr>
          <w:noProof/>
        </w:rPr>
        <w:fldChar w:fldCharType="end"/>
      </w:r>
      <w:r>
        <w:t xml:space="preserve"> - </w:t>
      </w:r>
      <w:r w:rsidRPr="0091246C">
        <w:t>J2735BsmPart2Content</w:t>
      </w:r>
    </w:p>
    <w:p w:rsidR="00D23963" w:rsidRPr="006719D6" w:rsidRDefault="004775FB" w:rsidP="008268A7">
      <w:pPr>
        <w:pStyle w:val="Heading2"/>
      </w:pPr>
      <w:bookmarkStart w:id="114" w:name="_5J2735Position3D"/>
      <w:bookmarkStart w:id="115" w:name="_J2735Position3D"/>
      <w:bookmarkStart w:id="116" w:name="_OdePosition3D"/>
      <w:bookmarkStart w:id="117" w:name="_Toc462052335"/>
      <w:bookmarkStart w:id="118" w:name="_Ref511749931"/>
      <w:bookmarkStart w:id="119" w:name="_Toc180426"/>
      <w:bookmarkEnd w:id="114"/>
      <w:bookmarkEnd w:id="115"/>
      <w:bookmarkEnd w:id="116"/>
      <w:r>
        <w:t>Ode</w:t>
      </w:r>
      <w:r w:rsidR="00D23963" w:rsidRPr="006719D6">
        <w:t>Position3D</w:t>
      </w:r>
      <w:bookmarkEnd w:id="117"/>
      <w:bookmarkEnd w:id="118"/>
      <w:bookmarkEnd w:id="119"/>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120" w:name="_Toc45625334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12</w:t>
      </w:r>
      <w:r w:rsidR="002E3921">
        <w:rPr>
          <w:noProof/>
        </w:rPr>
        <w:fldChar w:fldCharType="end"/>
      </w:r>
      <w:r>
        <w:t xml:space="preserve"> - </w:t>
      </w:r>
      <w:r w:rsidRPr="00633532">
        <w:t>OdePosition3D</w:t>
      </w:r>
      <w:bookmarkEnd w:id="120"/>
    </w:p>
    <w:p w:rsidR="00D23963" w:rsidRDefault="00D23963" w:rsidP="008268A7">
      <w:pPr>
        <w:pStyle w:val="Heading2"/>
      </w:pPr>
      <w:bookmarkStart w:id="121" w:name="_J2735AccelerationSet4Way"/>
      <w:bookmarkStart w:id="122" w:name="_Ref511749985"/>
      <w:bookmarkStart w:id="123" w:name="_Toc180427"/>
      <w:bookmarkEnd w:id="121"/>
      <w:r w:rsidRPr="00BA3CFB">
        <w:t>J2735AccelerationSet4Way</w:t>
      </w:r>
      <w:bookmarkEnd w:id="122"/>
      <w:bookmarkEnd w:id="123"/>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w:t>
            </w:r>
            <w:r>
              <w:lastRenderedPageBreak/>
              <w:t xml:space="preserve">i.e. acceleration perpendicular to the direction of travel. </w:t>
            </w:r>
          </w:p>
        </w:tc>
        <w:tc>
          <w:tcPr>
            <w:tcW w:w="1797" w:type="dxa"/>
          </w:tcPr>
          <w:p w:rsidR="00D23963" w:rsidRPr="006E5FF6" w:rsidRDefault="00D23963" w:rsidP="008268A7">
            <w:pPr>
              <w:rPr>
                <w:vertAlign w:val="superscript"/>
              </w:rPr>
            </w:pPr>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13</w:t>
      </w:r>
      <w:r w:rsidR="002E3921">
        <w:rPr>
          <w:noProof/>
        </w:rPr>
        <w:fldChar w:fldCharType="end"/>
      </w:r>
      <w:r>
        <w:t xml:space="preserve"> - </w:t>
      </w:r>
      <w:r w:rsidRPr="00CE5CD9">
        <w:t>J2735AccelerationSet4Way</w:t>
      </w:r>
    </w:p>
    <w:p w:rsidR="00D23963" w:rsidRDefault="00D23963" w:rsidP="008268A7">
      <w:pPr>
        <w:pStyle w:val="Heading2"/>
      </w:pPr>
      <w:bookmarkStart w:id="124" w:name="_J2735PositionalAccuracy"/>
      <w:bookmarkStart w:id="125" w:name="_Ref511749998"/>
      <w:bookmarkStart w:id="126" w:name="_Toc180428"/>
      <w:bookmarkEnd w:id="124"/>
      <w:r w:rsidRPr="00BA3CFB">
        <w:t>J2735PositionalAccuracy</w:t>
      </w:r>
      <w:bookmarkEnd w:id="125"/>
      <w:bookmarkEnd w:id="126"/>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14</w:t>
      </w:r>
      <w:r w:rsidR="002E3921">
        <w:rPr>
          <w:noProof/>
        </w:rPr>
        <w:fldChar w:fldCharType="end"/>
      </w:r>
      <w:r>
        <w:t xml:space="preserve"> - </w:t>
      </w:r>
      <w:r w:rsidRPr="00660B04">
        <w:t>J2735PositionalAccuracy</w:t>
      </w:r>
    </w:p>
    <w:p w:rsidR="00D23963" w:rsidRDefault="00D23963" w:rsidP="008268A7">
      <w:pPr>
        <w:pStyle w:val="Heading2"/>
      </w:pPr>
      <w:bookmarkStart w:id="127" w:name="_J2735TransmissionState"/>
      <w:bookmarkStart w:id="128" w:name="_J2735BrakeSystemStatus"/>
      <w:bookmarkStart w:id="129" w:name="_Ref511810037"/>
      <w:bookmarkStart w:id="130" w:name="_Toc180429"/>
      <w:bookmarkEnd w:id="127"/>
      <w:bookmarkEnd w:id="128"/>
      <w:r w:rsidRPr="00BA3CFB">
        <w:t>J2735BrakeSystemStatus</w:t>
      </w:r>
      <w:bookmarkEnd w:id="129"/>
      <w:bookmarkEnd w:id="130"/>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lastRenderedPageBreak/>
              <w:t>wheelBrakes</w:t>
            </w:r>
          </w:p>
        </w:tc>
        <w:tc>
          <w:tcPr>
            <w:tcW w:w="2682" w:type="dxa"/>
          </w:tcPr>
          <w:p w:rsidR="00D23963" w:rsidRPr="000D041D" w:rsidRDefault="00AB3FF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lastRenderedPageBreak/>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 xml:space="preserve">0 Vehicle's Aux Brakes are </w:t>
            </w:r>
            <w:proofErr w:type="gramStart"/>
            <w:r w:rsidR="009D5560">
              <w:rPr>
                <w:rFonts w:ascii="Courier New" w:hAnsi="Courier New" w:cs="Courier New"/>
                <w:color w:val="000000"/>
                <w:sz w:val="20"/>
                <w:szCs w:val="20"/>
              </w:rPr>
              <w:t>On</w:t>
            </w:r>
            <w:proofErr w:type="gramEnd"/>
            <w:r w:rsidR="009D5560">
              <w:rPr>
                <w:rFonts w:ascii="Courier New" w:hAnsi="Courier New" w:cs="Courier New"/>
                <w:color w:val="000000"/>
                <w:sz w:val="20"/>
                <w:szCs w:val="20"/>
              </w:rPr>
              <w:t xml:space="preserve">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15</w:t>
      </w:r>
      <w:r w:rsidR="002E3921">
        <w:rPr>
          <w:noProof/>
        </w:rPr>
        <w:fldChar w:fldCharType="end"/>
      </w:r>
      <w:r>
        <w:t xml:space="preserve"> - </w:t>
      </w:r>
      <w:r w:rsidRPr="005737D4">
        <w:t>J2735BrakeSystemStatus</w:t>
      </w:r>
    </w:p>
    <w:p w:rsidR="00D23963" w:rsidRDefault="00D23963" w:rsidP="008268A7">
      <w:pPr>
        <w:pStyle w:val="Heading2"/>
      </w:pPr>
      <w:bookmarkStart w:id="131" w:name="_J2735VehicleSize"/>
      <w:bookmarkStart w:id="132" w:name="_Ref511810128"/>
      <w:bookmarkStart w:id="133" w:name="_Toc180430"/>
      <w:bookmarkEnd w:id="131"/>
      <w:r w:rsidRPr="0068352B">
        <w:t>J2735VehicleSize</w:t>
      </w:r>
      <w:bookmarkEnd w:id="132"/>
      <w:bookmarkEnd w:id="133"/>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16</w:t>
      </w:r>
      <w:r w:rsidR="002E3921">
        <w:rPr>
          <w:noProof/>
        </w:rPr>
        <w:fldChar w:fldCharType="end"/>
      </w:r>
      <w:r>
        <w:t xml:space="preserve"> - </w:t>
      </w:r>
      <w:r w:rsidRPr="00D669B5">
        <w:t>J2735VehicleSize</w:t>
      </w:r>
    </w:p>
    <w:p w:rsidR="00D23963" w:rsidRDefault="00D23963" w:rsidP="008268A7">
      <w:pPr>
        <w:pStyle w:val="Heading2"/>
      </w:pPr>
      <w:bookmarkStart w:id="134" w:name="_J2735BitString"/>
      <w:bookmarkStart w:id="135" w:name="_Toc180431"/>
      <w:bookmarkEnd w:id="134"/>
      <w:r w:rsidRPr="0068352B">
        <w:t>J2735BitString</w:t>
      </w:r>
      <w:bookmarkEnd w:id="135"/>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136" w:name="_J2735VehicleSafetyExtensions"/>
      <w:bookmarkStart w:id="137" w:name="_Toc180432"/>
      <w:bookmarkEnd w:id="136"/>
      <w:r w:rsidRPr="0068352B">
        <w:t>J2735VehicleSafetyExtensions</w:t>
      </w:r>
      <w:bookmarkEnd w:id="137"/>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AB3FF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AB3FF6"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w:t>
            </w:r>
            <w:proofErr w:type="gramStart"/>
            <w:r w:rsidRPr="00242F1E">
              <w:t>period of time</w:t>
            </w:r>
            <w:proofErr w:type="gramEnd"/>
            <w:r w:rsidRPr="00242F1E">
              <w:t xml:space="preserv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AB3FF6"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AB3FF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17</w:t>
      </w:r>
      <w:r w:rsidR="002E3921">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138" w:name="_J2735SpecialVehicleExtensions"/>
      <w:bookmarkStart w:id="139" w:name="_Toc180433"/>
      <w:bookmarkEnd w:id="138"/>
      <w:r w:rsidRPr="008F46C9">
        <w:t>J2735SpecialVehicleExtensions</w:t>
      </w:r>
      <w:bookmarkEnd w:id="139"/>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AB3FF6"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AB3FF6"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AB3FF6"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18</w:t>
      </w:r>
      <w:r w:rsidR="002E3921">
        <w:rPr>
          <w:noProof/>
        </w:rPr>
        <w:fldChar w:fldCharType="end"/>
      </w:r>
      <w:r>
        <w:t xml:space="preserve"> - </w:t>
      </w:r>
      <w:r w:rsidRPr="00F02094">
        <w:t>J2735SpecialVehicleExtensions</w:t>
      </w:r>
    </w:p>
    <w:p w:rsidR="00D23963" w:rsidRDefault="00D23963" w:rsidP="008268A7">
      <w:pPr>
        <w:pStyle w:val="Heading2"/>
      </w:pPr>
      <w:bookmarkStart w:id="140" w:name="_J2735SupplementalVehicleExtensions"/>
      <w:bookmarkStart w:id="141" w:name="_Toc180434"/>
      <w:bookmarkEnd w:id="140"/>
      <w:r w:rsidRPr="00C644FE">
        <w:t>J2735SupplementalVehicleExtensions</w:t>
      </w:r>
      <w:bookmarkEnd w:id="141"/>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19</w:t>
      </w:r>
      <w:r w:rsidR="002E3921">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AB3FF6"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AB3FF6"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AB3FF6"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AB3FF6"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 xml:space="preserve">rovides basic data on the air temperature and barometric pressure experienced by a vehicle, as well as the </w:t>
            </w:r>
            <w:proofErr w:type="gramStart"/>
            <w:r w:rsidRPr="006C3F59">
              <w:t>current status</w:t>
            </w:r>
            <w:proofErr w:type="gramEnd"/>
            <w:r w:rsidRPr="006C3F59">
              <w:t xml:space="preserve">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AB3FF6"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AB3FF6"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AB3FF6"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 xml:space="preserve">upports connected vehicles which will be collecting and parsing BSMs as they travel: these consist of speed data reported from the opposite direction. Each equipped vehicle </w:t>
            </w:r>
            <w:r w:rsidRPr="001D2392">
              <w:lastRenderedPageBreak/>
              <w:t>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AB3FF6"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 xml:space="preserve">Regional extensions </w:t>
            </w:r>
            <w:proofErr w:type="gramStart"/>
            <w:r>
              <w:t>is</w:t>
            </w:r>
            <w:proofErr w:type="gramEnd"/>
            <w:r>
              <w:t xml:space="preserve"> NOT currently implemented.</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20</w:t>
      </w:r>
      <w:r w:rsidR="002E3921">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142" w:name="_J2735PathHistory"/>
      <w:bookmarkStart w:id="143" w:name="_Toc180435"/>
      <w:bookmarkEnd w:id="142"/>
      <w:r w:rsidRPr="008A4FC6">
        <w:t>J2735PathHistory</w:t>
      </w:r>
      <w:bookmarkEnd w:id="143"/>
    </w:p>
    <w:p w:rsidR="00D23963" w:rsidRDefault="00A036F1" w:rsidP="008268A7">
      <w:r w:rsidRPr="00A036F1">
        <w:t xml:space="preserve">The </w:t>
      </w:r>
      <w:r>
        <w:t>J2735</w:t>
      </w:r>
      <w:r w:rsidRPr="00A036F1">
        <w:t xml:space="preserve">PathHistory data frame defines a geometric path reflecting time-tagged vehicle movement over some </w:t>
      </w:r>
      <w:proofErr w:type="gramStart"/>
      <w:r w:rsidRPr="00A036F1">
        <w:t>period of time</w:t>
      </w:r>
      <w:proofErr w:type="gramEnd"/>
      <w:r w:rsidRPr="00A036F1">
        <w:t xml:space="preserve"> and/or distance. A sequence of Path History Points is used along with an initial position (and the GNSS status at that time) to create a set of </w:t>
      </w:r>
      <w:proofErr w:type="gramStart"/>
      <w:r w:rsidRPr="00A036F1">
        <w:t>straight line</w:t>
      </w:r>
      <w:proofErr w:type="gramEnd"/>
      <w:r w:rsidRPr="00A036F1">
        <w:t xml:space="preserv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AB3FF6"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AB3FF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21</w:t>
      </w:r>
      <w:r w:rsidR="002E3921">
        <w:rPr>
          <w:noProof/>
        </w:rPr>
        <w:fldChar w:fldCharType="end"/>
      </w:r>
      <w:r>
        <w:t xml:space="preserve"> - </w:t>
      </w:r>
      <w:r w:rsidRPr="00292B31">
        <w:t>J2735PathHistory</w:t>
      </w:r>
    </w:p>
    <w:p w:rsidR="00D23963" w:rsidRDefault="00D23963" w:rsidP="008268A7">
      <w:pPr>
        <w:pStyle w:val="Heading2"/>
      </w:pPr>
      <w:bookmarkStart w:id="144" w:name="_J2735PathPrediction"/>
      <w:bookmarkStart w:id="145" w:name="_Toc180436"/>
      <w:bookmarkEnd w:id="144"/>
      <w:r w:rsidRPr="008A4FC6">
        <w:t>J2735PathPrediction</w:t>
      </w:r>
      <w:bookmarkEnd w:id="145"/>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46" w:name="_J2735EmergencyDetails"/>
      <w:bookmarkStart w:id="147" w:name="_Ref511816853"/>
      <w:bookmarkStart w:id="148" w:name="_Toc180437"/>
      <w:bookmarkEnd w:id="146"/>
      <w:r w:rsidRPr="008A4FC6">
        <w:t>J2735EmergencyDetails</w:t>
      </w:r>
      <w:bookmarkEnd w:id="147"/>
      <w:bookmarkEnd w:id="148"/>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AB3FF6"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lastRenderedPageBreak/>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49" w:name="_J2735EventDescription"/>
      <w:bookmarkStart w:id="150" w:name="_Toc180438"/>
      <w:bookmarkEnd w:id="149"/>
      <w:r w:rsidRPr="00C219BA">
        <w:t>J2735EventDescription</w:t>
      </w:r>
      <w:bookmarkEnd w:id="150"/>
    </w:p>
    <w:p w:rsidR="00D23963" w:rsidRDefault="00792834" w:rsidP="008268A7">
      <w:r>
        <w:t xml:space="preserve">This data structure </w:t>
      </w:r>
      <w:r w:rsidRPr="00792834">
        <w:t xml:space="preserve">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w:t>
      </w:r>
      <w:proofErr w:type="gramStart"/>
      <w:r w:rsidRPr="00792834">
        <w:t>slow moving</w:t>
      </w:r>
      <w:proofErr w:type="gramEnd"/>
      <w:r w:rsidRPr="00792834">
        <w:t xml:space="preserve">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 xml:space="preserve">1 to 8 </w:t>
            </w:r>
            <w:proofErr w:type="gramStart"/>
            <w:r>
              <w:rPr>
                <w:sz w:val="20"/>
                <w:szCs w:val="20"/>
              </w:rPr>
              <w:t>ITIS</w:t>
            </w:r>
            <w:proofErr w:type="gramEnd"/>
            <w:r>
              <w:rPr>
                <w:sz w:val="20"/>
                <w:szCs w:val="20"/>
              </w:rPr>
              <w:t>.ITIScodes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AB3FF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22</w:t>
      </w:r>
      <w:r w:rsidR="002E3921">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 xml:space="preserve">A code from the list of </w:t>
            </w:r>
            <w:proofErr w:type="gramStart"/>
            <w:r>
              <w:rPr>
                <w:sz w:val="20"/>
                <w:szCs w:val="20"/>
              </w:rPr>
              <w:t>ITIS</w:t>
            </w:r>
            <w:proofErr w:type="gramEnd"/>
            <w:r>
              <w:rPr>
                <w:sz w:val="20"/>
                <w:szCs w:val="20"/>
              </w:rPr>
              <w:t>.ITIScodes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23</w:t>
      </w:r>
      <w:r w:rsidR="002E3921">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151" w:name="_J2735TrailerData"/>
      <w:bookmarkStart w:id="152" w:name="_Toc180439"/>
      <w:bookmarkEnd w:id="151"/>
      <w:r w:rsidRPr="00C219BA">
        <w:t>J2735TrailerData</w:t>
      </w:r>
      <w:bookmarkEnd w:id="152"/>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lastRenderedPageBreak/>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24</w:t>
      </w:r>
      <w:r w:rsidR="002E3921">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AB3FF6"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25</w:t>
      </w:r>
      <w:r w:rsidR="002E3921">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153" w:name="_J2735VehicleClassification"/>
      <w:bookmarkStart w:id="154" w:name="_Ref511817467"/>
      <w:bookmarkStart w:id="155" w:name="_Toc180440"/>
      <w:bookmarkEnd w:id="153"/>
      <w:r w:rsidRPr="008A2877">
        <w:t>J2735VehicleClassification</w:t>
      </w:r>
      <w:bookmarkEnd w:id="154"/>
      <w:bookmarkEnd w:id="155"/>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26</w:t>
      </w:r>
      <w:r w:rsidR="002E3921">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ISO 3833 for general vehicle types. It is a European list </w:t>
            </w:r>
            <w:proofErr w:type="gramStart"/>
            <w:r w:rsidRPr="000A243D">
              <w:t>similar to</w:t>
            </w:r>
            <w:proofErr w:type="gramEnd"/>
            <w:r w:rsidRPr="000A243D">
              <w:t xml:space="preserve"> the list used for the Highway Performance Monitoring System (HPMS) in the US region. In this standard, the HPMS list is used in the </w:t>
            </w:r>
            <w:r w:rsidRPr="000A243D">
              <w:lastRenderedPageBreak/>
              <w:t>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27</w:t>
      </w:r>
      <w:r w:rsidR="002E3921">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56" w:name="_J2735VehicleData"/>
      <w:bookmarkStart w:id="157" w:name="_Toc180441"/>
      <w:bookmarkEnd w:id="156"/>
      <w:r w:rsidRPr="0030246B">
        <w:t>J2735VehicleData</w:t>
      </w:r>
      <w:bookmarkEnd w:id="157"/>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28</w:t>
      </w:r>
      <w:r w:rsidR="002E3921">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AB3FF6"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29</w:t>
      </w:r>
      <w:r w:rsidR="002E3921">
        <w:rPr>
          <w:noProof/>
        </w:rPr>
        <w:fldChar w:fldCharType="end"/>
      </w:r>
      <w:r>
        <w:t xml:space="preserve"> - </w:t>
      </w:r>
      <w:r w:rsidRPr="001E4176">
        <w:t>J2735VehicleData</w:t>
      </w:r>
      <w:r>
        <w:t xml:space="preserve"> (2)</w:t>
      </w:r>
    </w:p>
    <w:p w:rsidR="00D23963" w:rsidRDefault="00D23963" w:rsidP="008268A7">
      <w:pPr>
        <w:pStyle w:val="Heading2"/>
      </w:pPr>
      <w:bookmarkStart w:id="158" w:name="_J2735WeatherReport"/>
      <w:bookmarkStart w:id="159" w:name="_Toc180442"/>
      <w:bookmarkEnd w:id="158"/>
      <w:r w:rsidRPr="008E57CC">
        <w:t>J2735WeatherReport</w:t>
      </w:r>
      <w:bookmarkEnd w:id="159"/>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30</w:t>
      </w:r>
      <w:r w:rsidR="002E3921">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31</w:t>
      </w:r>
      <w:r w:rsidR="002E3921">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60" w:name="_J2735WeatherProbe"/>
      <w:bookmarkStart w:id="161" w:name="_Toc180443"/>
      <w:bookmarkEnd w:id="160"/>
      <w:r w:rsidRPr="00D13329">
        <w:t>J2735WeatherProbe</w:t>
      </w:r>
      <w:bookmarkEnd w:id="161"/>
    </w:p>
    <w:p w:rsidR="009C514A" w:rsidRPr="009C514A" w:rsidRDefault="009C514A" w:rsidP="008268A7">
      <w:r>
        <w:t>The J2735</w:t>
      </w:r>
      <w:r w:rsidRPr="009C514A">
        <w:t xml:space="preserve">WeatherProbe data frame provides basic data on the air temperature and barometric pressure experienced by a vehicle, as well as the </w:t>
      </w:r>
      <w:proofErr w:type="gramStart"/>
      <w:r w:rsidRPr="009C514A">
        <w:t>current status</w:t>
      </w:r>
      <w:proofErr w:type="gramEnd"/>
      <w:r w:rsidRPr="009C514A">
        <w:t xml:space="preserve">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AB3FF6"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w:t>
            </w:r>
            <w:proofErr w:type="gramStart"/>
            <w:r w:rsidRPr="000A243D">
              <w:t>current status</w:t>
            </w:r>
            <w:proofErr w:type="gramEnd"/>
            <w:r w:rsidRPr="000A243D">
              <w:t xml:space="preserve">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32</w:t>
      </w:r>
      <w:r w:rsidR="002E3921">
        <w:rPr>
          <w:noProof/>
        </w:rPr>
        <w:fldChar w:fldCharType="end"/>
      </w:r>
      <w:r>
        <w:t xml:space="preserve"> - </w:t>
      </w:r>
      <w:r w:rsidRPr="00FF2EE9">
        <w:t>J2735WeatherProbe</w:t>
      </w:r>
    </w:p>
    <w:p w:rsidR="00D64595" w:rsidRDefault="009C514A" w:rsidP="008268A7">
      <w:pPr>
        <w:pStyle w:val="Heading2"/>
      </w:pPr>
      <w:bookmarkStart w:id="162" w:name="_J2735WiperSet"/>
      <w:bookmarkStart w:id="163" w:name="_Ref511899307"/>
      <w:bookmarkStart w:id="164" w:name="_Toc180444"/>
      <w:bookmarkEnd w:id="162"/>
      <w:r w:rsidRPr="009C514A">
        <w:t>J2735WiperSet</w:t>
      </w:r>
      <w:bookmarkEnd w:id="163"/>
      <w:bookmarkEnd w:id="164"/>
    </w:p>
    <w:p w:rsidR="000A243D" w:rsidRPr="000A243D" w:rsidRDefault="000A243D" w:rsidP="008268A7">
      <w:r>
        <w:t>The J2735</w:t>
      </w:r>
      <w:r w:rsidRPr="000A243D">
        <w:t xml:space="preserve">WiperSet data frame provides the </w:t>
      </w:r>
      <w:proofErr w:type="gramStart"/>
      <w:r w:rsidRPr="000A243D">
        <w:t>current status</w:t>
      </w:r>
      <w:proofErr w:type="gramEnd"/>
      <w:r w:rsidRPr="000A243D">
        <w:t xml:space="preserve">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lastRenderedPageBreak/>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33</w:t>
      </w:r>
      <w:r w:rsidR="002E3921">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34</w:t>
      </w:r>
      <w:r w:rsidR="002E3921">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165" w:name="_J2735ObstacleDetection"/>
      <w:bookmarkStart w:id="166" w:name="_Toc180445"/>
      <w:bookmarkEnd w:id="165"/>
      <w:r w:rsidRPr="00E274B6">
        <w:t>J2735ObstacleDetection</w:t>
      </w:r>
      <w:bookmarkEnd w:id="166"/>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w:t>
            </w:r>
            <w:r w:rsidRPr="005056CD">
              <w:lastRenderedPageBreak/>
              <w:t>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w:t>
            </w:r>
            <w:proofErr w:type="gramStart"/>
            <w:r w:rsidRPr="005056CD">
              <w:t>523..</w:t>
            </w:r>
            <w:proofErr w:type="gramEnd"/>
            <w:r w:rsidRPr="005056CD">
              <w:t>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35</w:t>
      </w:r>
      <w:r w:rsidR="002E3921">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AB3FF6"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AB3FF6"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36</w:t>
      </w:r>
      <w:r w:rsidR="002E3921">
        <w:rPr>
          <w:noProof/>
        </w:rPr>
        <w:fldChar w:fldCharType="end"/>
      </w:r>
      <w:r>
        <w:t xml:space="preserve"> - J2735ObstacleDetection (2</w:t>
      </w:r>
      <w:r w:rsidRPr="00CF2D83">
        <w:t>)</w:t>
      </w:r>
    </w:p>
    <w:p w:rsidR="005056CD" w:rsidRDefault="005056CD" w:rsidP="008268A7">
      <w:pPr>
        <w:pStyle w:val="Heading2"/>
      </w:pPr>
      <w:bookmarkStart w:id="167" w:name="_J2735DDateTime"/>
      <w:bookmarkStart w:id="168" w:name="_Toc180446"/>
      <w:bookmarkEnd w:id="167"/>
      <w:r w:rsidRPr="005056CD">
        <w:t>J2735DDateTime</w:t>
      </w:r>
      <w:bookmarkEnd w:id="168"/>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lastRenderedPageBreak/>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37</w:t>
      </w:r>
      <w:r w:rsidR="002E3921">
        <w:rPr>
          <w:noProof/>
        </w:rPr>
        <w:fldChar w:fldCharType="end"/>
      </w:r>
      <w:r>
        <w:t xml:space="preserve"> - </w:t>
      </w:r>
      <w:r w:rsidRPr="006F0E19">
        <w:t>J2735DDateTime</w:t>
      </w:r>
    </w:p>
    <w:p w:rsidR="00D23963" w:rsidRDefault="00D23963" w:rsidP="008268A7">
      <w:pPr>
        <w:pStyle w:val="Heading2"/>
      </w:pPr>
      <w:bookmarkStart w:id="169" w:name="_J2735DisabledVehicle"/>
      <w:bookmarkStart w:id="170" w:name="_Toc180447"/>
      <w:bookmarkEnd w:id="169"/>
      <w:r w:rsidRPr="00E45AA5">
        <w:t>J2735DisabledVehicle</w:t>
      </w:r>
      <w:bookmarkEnd w:id="170"/>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w:t>
            </w:r>
            <w:proofErr w:type="gramStart"/>
            <w:r w:rsidRPr="00284C93">
              <w:t>523..</w:t>
            </w:r>
            <w:proofErr w:type="gramEnd"/>
            <w:r w:rsidRPr="00284C93">
              <w:t>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38</w:t>
      </w:r>
      <w:r w:rsidR="002E3921">
        <w:rPr>
          <w:noProof/>
        </w:rPr>
        <w:fldChar w:fldCharType="end"/>
      </w:r>
      <w:r>
        <w:t xml:space="preserve"> - </w:t>
      </w:r>
      <w:r w:rsidRPr="00E140AD">
        <w:t>J2735DisabledVehicle</w:t>
      </w:r>
    </w:p>
    <w:p w:rsidR="00D23963" w:rsidRDefault="00D23963" w:rsidP="008268A7">
      <w:pPr>
        <w:pStyle w:val="Heading2"/>
      </w:pPr>
      <w:bookmarkStart w:id="171" w:name="_J2735SpeedProfile"/>
      <w:bookmarkStart w:id="172" w:name="_Toc180448"/>
      <w:bookmarkEnd w:id="171"/>
      <w:r w:rsidRPr="006D1AAC">
        <w:t>J2735SpeedProfile</w:t>
      </w:r>
      <w:bookmarkEnd w:id="172"/>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w:t>
      </w:r>
      <w:proofErr w:type="gramStart"/>
      <w:r w:rsidRPr="00E32F45">
        <w:t>is considered to be</w:t>
      </w:r>
      <w:proofErr w:type="gramEnd"/>
      <w:r w:rsidRPr="00E32F45">
        <w:t xml:space="preserv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 xml:space="preserve">epresents the average measured or reported speed of a series of objects traveling in the same direction over </w:t>
            </w:r>
            <w:proofErr w:type="gramStart"/>
            <w:r w:rsidRPr="00E32F45">
              <w:t>a period of time</w:t>
            </w:r>
            <w:proofErr w:type="gramEnd"/>
            <w:r w:rsidRPr="00E32F45">
              <w:t>.</w:t>
            </w:r>
            <w:r>
              <w:t xml:space="preserve"> </w:t>
            </w:r>
            <w:r w:rsidRPr="00E32F45">
              <w:t xml:space="preserve">The </w:t>
            </w:r>
            <w:r w:rsidRPr="00E32F45">
              <w:lastRenderedPageBreak/>
              <w:t>value 30 shall be used for 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73" w:name="_J2735RTCMPackage"/>
      <w:bookmarkStart w:id="174" w:name="_Toc180449"/>
      <w:bookmarkEnd w:id="173"/>
      <w:r w:rsidRPr="007251EE">
        <w:t>J2735RTCMPackage</w:t>
      </w:r>
      <w:bookmarkEnd w:id="174"/>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w:t>
      </w:r>
      <w:proofErr w:type="gramStart"/>
      <w:r w:rsidRPr="00DC1FE7">
        <w:t xml:space="preserve"> 2011</w:t>
      </w:r>
      <w:proofErr w:type="gramEnd"/>
      <w:r w:rsidRPr="00DC1FE7">
        <w:t xml:space="preserve">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AB3FF6"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 xml:space="preserve">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w:t>
            </w:r>
            <w:proofErr w:type="gramStart"/>
            <w:r w:rsidRPr="00D85011">
              <w:t>in order to</w:t>
            </w:r>
            <w:proofErr w:type="gramEnd"/>
            <w:r w:rsidRPr="00D85011">
              <w:t xml:space="preserve"> be transmitted over DSRC.</w:t>
            </w:r>
          </w:p>
        </w:tc>
      </w:tr>
    </w:tbl>
    <w:p w:rsidR="00D23963" w:rsidRDefault="00D85011" w:rsidP="008268A7">
      <w:pPr>
        <w:pStyle w:val="Caption"/>
      </w:pPr>
      <w:bookmarkStart w:id="175" w:name="_J2735RegionalContent"/>
      <w:bookmarkEnd w:id="175"/>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39</w:t>
      </w:r>
      <w:r w:rsidR="002E3921">
        <w:rPr>
          <w:noProof/>
        </w:rPr>
        <w:fldChar w:fldCharType="end"/>
      </w:r>
      <w:r>
        <w:t xml:space="preserve"> - </w:t>
      </w:r>
      <w:r w:rsidRPr="001D44A9">
        <w:t>J2735RTCMPackage</w:t>
      </w:r>
    </w:p>
    <w:p w:rsidR="00DC1FE7" w:rsidRDefault="00DC1FE7" w:rsidP="008268A7">
      <w:pPr>
        <w:pStyle w:val="Heading2"/>
      </w:pPr>
      <w:bookmarkStart w:id="176" w:name="_J2735RTCMheader"/>
      <w:bookmarkStart w:id="177" w:name="_Toc180450"/>
      <w:bookmarkEnd w:id="176"/>
      <w:r w:rsidRPr="00DC1FE7">
        <w:t>J2735RTCMheader</w:t>
      </w:r>
      <w:bookmarkEnd w:id="177"/>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AB3FF6"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lastRenderedPageBreak/>
              <w:t>status</w:t>
            </w:r>
          </w:p>
        </w:tc>
        <w:tc>
          <w:tcPr>
            <w:tcW w:w="2989" w:type="dxa"/>
          </w:tcPr>
          <w:p w:rsidR="00743995" w:rsidRPr="000D041D" w:rsidRDefault="00AB3FF6"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40</w:t>
      </w:r>
      <w:r w:rsidR="002E3921">
        <w:rPr>
          <w:noProof/>
        </w:rPr>
        <w:fldChar w:fldCharType="end"/>
      </w:r>
      <w:r>
        <w:t xml:space="preserve"> - </w:t>
      </w:r>
      <w:r w:rsidRPr="00DA4446">
        <w:t>J2735RTCMheader</w:t>
      </w:r>
    </w:p>
    <w:p w:rsidR="00743995" w:rsidRDefault="00743995" w:rsidP="008268A7">
      <w:pPr>
        <w:pStyle w:val="Heading2"/>
      </w:pPr>
      <w:bookmarkStart w:id="178" w:name="_J2735AntennaOffsetSet"/>
      <w:bookmarkStart w:id="179" w:name="_Toc180451"/>
      <w:bookmarkEnd w:id="178"/>
      <w:r w:rsidRPr="00743995">
        <w:t>J2735AntennaOffsetSet</w:t>
      </w:r>
      <w:bookmarkEnd w:id="179"/>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w:t>
            </w:r>
            <w:r w:rsidRPr="007525DE">
              <w:lastRenderedPageBreak/>
              <w:t>reference, non-vehicle centric coordinate 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41</w:t>
      </w:r>
      <w:r w:rsidR="002E3921">
        <w:rPr>
          <w:noProof/>
        </w:rPr>
        <w:fldChar w:fldCharType="end"/>
      </w:r>
      <w:r>
        <w:t xml:space="preserve"> - </w:t>
      </w:r>
      <w:r w:rsidRPr="00AF707B">
        <w:t>J2735AntennaOffsetSet</w:t>
      </w:r>
    </w:p>
    <w:p w:rsidR="00D23963" w:rsidRDefault="00D23963" w:rsidP="008268A7">
      <w:pPr>
        <w:pStyle w:val="Heading2"/>
      </w:pPr>
      <w:bookmarkStart w:id="180" w:name="_J2735FullPositionVector"/>
      <w:bookmarkStart w:id="181" w:name="_Toc180452"/>
      <w:bookmarkEnd w:id="180"/>
      <w:r w:rsidRPr="00DC57ED">
        <w:t>J2735FullPositionVector</w:t>
      </w:r>
      <w:bookmarkEnd w:id="181"/>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AB3FF6"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AB3FF6"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AB3FF6"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AB3FF6"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AB3FF6"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AB3FF6"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42</w:t>
      </w:r>
      <w:r w:rsidR="002E3921">
        <w:rPr>
          <w:noProof/>
        </w:rPr>
        <w:fldChar w:fldCharType="end"/>
      </w:r>
      <w:r>
        <w:t xml:space="preserve"> - </w:t>
      </w:r>
      <w:r w:rsidRPr="00AF57BD">
        <w:t>J2735FullPositionVector</w:t>
      </w:r>
    </w:p>
    <w:p w:rsidR="00BA23A7" w:rsidRDefault="00BA23A7" w:rsidP="008268A7">
      <w:pPr>
        <w:pStyle w:val="Heading2"/>
      </w:pPr>
      <w:bookmarkStart w:id="182" w:name="_J2735TransmissionAndSpeed"/>
      <w:bookmarkStart w:id="183" w:name="_Toc180453"/>
      <w:bookmarkEnd w:id="182"/>
      <w:r w:rsidRPr="00BA23A7">
        <w:t>J2735TransmissionAndSpeed</w:t>
      </w:r>
      <w:bookmarkEnd w:id="183"/>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84" w:name="_J2735TransmissionState_1"/>
      <w:bookmarkEnd w:id="184"/>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43</w:t>
      </w:r>
      <w:r w:rsidR="002E3921">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85" w:name="_J2735PositionConfidenceSet"/>
      <w:bookmarkStart w:id="186" w:name="_Toc180454"/>
      <w:bookmarkEnd w:id="185"/>
      <w:r w:rsidRPr="00BA23A7">
        <w:t>J2735PositionConfidenceSet</w:t>
      </w:r>
      <w:bookmarkEnd w:id="186"/>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44</w:t>
      </w:r>
      <w:r w:rsidR="002E3921">
        <w:rPr>
          <w:noProof/>
        </w:rPr>
        <w:fldChar w:fldCharType="end"/>
      </w:r>
      <w:r>
        <w:t xml:space="preserve"> - </w:t>
      </w:r>
      <w:r w:rsidRPr="00432AAE">
        <w:t>J2735PositionConfidenceSet</w:t>
      </w:r>
    </w:p>
    <w:p w:rsidR="00BA23A7" w:rsidRDefault="00BA23A7" w:rsidP="008268A7">
      <w:pPr>
        <w:pStyle w:val="Heading2"/>
      </w:pPr>
      <w:bookmarkStart w:id="187" w:name="_J2735SpeedandHeadingandThrottleConf"/>
      <w:bookmarkStart w:id="188" w:name="_Toc180455"/>
      <w:bookmarkEnd w:id="187"/>
      <w:r w:rsidRPr="00BA23A7">
        <w:lastRenderedPageBreak/>
        <w:t>J2735SpeedandHeadingandThrottleConfidence</w:t>
      </w:r>
      <w:bookmarkEnd w:id="188"/>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89" w:name="_J2735PathHistoryPoint"/>
      <w:bookmarkStart w:id="190" w:name="_Toc180456"/>
      <w:bookmarkEnd w:id="189"/>
      <w:r w:rsidRPr="00750EEC">
        <w:t>J2735PathHistoryPoint</w:t>
      </w:r>
      <w:bookmarkEnd w:id="190"/>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 xml:space="preserve">direction </w:t>
            </w:r>
            <w:r w:rsidRPr="0033406E">
              <w:lastRenderedPageBreak/>
              <w:t>from the last point</w:t>
            </w:r>
          </w:p>
        </w:tc>
        <w:tc>
          <w:tcPr>
            <w:tcW w:w="868" w:type="dxa"/>
          </w:tcPr>
          <w:p w:rsidR="00EE21A8" w:rsidRPr="00EE21A8" w:rsidRDefault="00EE21A8" w:rsidP="008268A7">
            <w:r w:rsidRPr="00EE21A8">
              <w:lastRenderedPageBreak/>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AB3FF6"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45</w:t>
      </w:r>
      <w:r w:rsidR="002E3921">
        <w:rPr>
          <w:noProof/>
        </w:rPr>
        <w:fldChar w:fldCharType="end"/>
      </w:r>
      <w:r>
        <w:t xml:space="preserve"> - </w:t>
      </w:r>
      <w:r w:rsidRPr="00E66E6D">
        <w:t>J2735PathHistoryPoint</w:t>
      </w:r>
    </w:p>
    <w:p w:rsidR="00D23963" w:rsidRDefault="00D23963" w:rsidP="008268A7">
      <w:pPr>
        <w:pStyle w:val="Heading2"/>
      </w:pPr>
      <w:bookmarkStart w:id="191" w:name="_J2735PrivilegedEvents"/>
      <w:bookmarkStart w:id="192" w:name="_Toc180457"/>
      <w:bookmarkEnd w:id="191"/>
      <w:r w:rsidRPr="00EA5684">
        <w:t>J2735PrivilegedEvents</w:t>
      </w:r>
      <w:bookmarkEnd w:id="192"/>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46</w:t>
      </w:r>
      <w:r w:rsidR="002E3921">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AB3FF6"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 xml:space="preserve">The active event </w:t>
            </w:r>
            <w:proofErr w:type="gramStart"/>
            <w:r w:rsidRPr="004F613F">
              <w:t>list</w:t>
            </w:r>
            <w:proofErr w:type="gramEnd"/>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gramStart"/>
            <w:r w:rsidRPr="00823070">
              <w:rPr>
                <w:rFonts w:ascii="Courier New" w:hAnsi="Courier New" w:cs="Courier New"/>
                <w:color w:val="000000"/>
                <w:sz w:val="20"/>
                <w:szCs w:val="20"/>
              </w:rPr>
              <w:t>Non Emergency</w:t>
            </w:r>
            <w:proofErr w:type="gramEnd"/>
            <w:r w:rsidRPr="00823070">
              <w:rPr>
                <w:rFonts w:ascii="Courier New" w:hAnsi="Courier New" w:cs="Courier New"/>
                <w:color w:val="000000"/>
                <w:sz w:val="20"/>
                <w:szCs w:val="20"/>
              </w:rPr>
              <w:t xml:space="preserve">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47</w:t>
      </w:r>
      <w:r w:rsidR="002E3921">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93" w:name="_J2735Extent"/>
      <w:bookmarkStart w:id="194" w:name="_J2735PivotPointDescription"/>
      <w:bookmarkStart w:id="195" w:name="_Toc180458"/>
      <w:bookmarkEnd w:id="193"/>
      <w:bookmarkEnd w:id="194"/>
      <w:r w:rsidRPr="00D359EF">
        <w:t>J2735PivotPointDescription</w:t>
      </w:r>
      <w:bookmarkEnd w:id="195"/>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w:t>
            </w:r>
            <w:r>
              <w:lastRenderedPageBreak/>
              <w:t xml:space="preserve">this unit and the unit ahead which is pulling it. This value is required to project the </w:t>
            </w:r>
            <w:proofErr w:type="gramStart"/>
            <w:r>
              <w:t>units</w:t>
            </w:r>
            <w:proofErr w:type="gramEnd"/>
            <w:r>
              <w:t xml:space="preserve">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48</w:t>
      </w:r>
      <w:r w:rsidR="002E3921">
        <w:rPr>
          <w:noProof/>
        </w:rPr>
        <w:fldChar w:fldCharType="end"/>
      </w:r>
      <w:r>
        <w:t xml:space="preserve"> - </w:t>
      </w:r>
      <w:r w:rsidRPr="0024534E">
        <w:t>J2735PivotPointDescription</w:t>
      </w:r>
    </w:p>
    <w:p w:rsidR="00D23963" w:rsidRDefault="00D23963" w:rsidP="008268A7">
      <w:pPr>
        <w:pStyle w:val="Heading2"/>
      </w:pPr>
      <w:bookmarkStart w:id="196" w:name="_J2735TrailerUnitDescription"/>
      <w:bookmarkStart w:id="197" w:name="_Toc180459"/>
      <w:bookmarkEnd w:id="196"/>
      <w:r w:rsidRPr="00623372">
        <w:t>J2735TrailerUnitDescription</w:t>
      </w:r>
      <w:bookmarkEnd w:id="197"/>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proofErr w:type="gramStart"/>
            <w:r w:rsidRPr="00E245F8">
              <w:rPr>
                <w:rFonts w:ascii="Courier New" w:hAnsi="Courier New" w:cs="Courier New"/>
              </w:rPr>
              <w:t>false</w:t>
            </w:r>
            <w:proofErr w:type="gramEnd"/>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AB3FF6"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AB3FF6"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AB3FF6"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AB3FF6"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49</w:t>
      </w:r>
      <w:r w:rsidR="002E3921">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lastRenderedPageBreak/>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50</w:t>
      </w:r>
      <w:r w:rsidR="002E3921">
        <w:rPr>
          <w:noProof/>
        </w:rPr>
        <w:fldChar w:fldCharType="end"/>
      </w:r>
      <w:r>
        <w:t xml:space="preserve"> - </w:t>
      </w:r>
      <w:r w:rsidRPr="00E5554D">
        <w:t xml:space="preserve">J2735TrailerUnitDescription </w:t>
      </w:r>
      <w:r>
        <w:t>(2)</w:t>
      </w:r>
    </w:p>
    <w:p w:rsidR="00D23963" w:rsidRDefault="00D23963" w:rsidP="008268A7">
      <w:pPr>
        <w:pStyle w:val="Heading2"/>
      </w:pPr>
      <w:bookmarkStart w:id="198" w:name="_J2735BumperHeights"/>
      <w:bookmarkStart w:id="199" w:name="_Toc180460"/>
      <w:bookmarkEnd w:id="198"/>
      <w:r w:rsidRPr="00DD77A1">
        <w:t>J2735BumperHeights</w:t>
      </w:r>
      <w:bookmarkEnd w:id="199"/>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51</w:t>
      </w:r>
      <w:r w:rsidR="002E3921">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200" w:name="_J2735TrailerHistoryPoint"/>
      <w:bookmarkStart w:id="201" w:name="_Toc180461"/>
      <w:bookmarkEnd w:id="200"/>
      <w:r w:rsidRPr="002026AB">
        <w:t>J2735TrailerHistoryPoint</w:t>
      </w:r>
      <w:bookmarkEnd w:id="201"/>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lastRenderedPageBreak/>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AB3FF6"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52</w:t>
      </w:r>
      <w:r w:rsidR="002E3921">
        <w:rPr>
          <w:noProof/>
        </w:rPr>
        <w:fldChar w:fldCharType="end"/>
      </w:r>
      <w:r>
        <w:t xml:space="preserve"> - </w:t>
      </w:r>
      <w:r w:rsidRPr="00440EF0">
        <w:t>J2735TrailerHistoryPoint</w:t>
      </w:r>
    </w:p>
    <w:p w:rsidR="00D23963" w:rsidRDefault="00D23963" w:rsidP="008268A7">
      <w:pPr>
        <w:pStyle w:val="Heading2"/>
      </w:pPr>
      <w:bookmarkStart w:id="202" w:name="_J2735Node_XY"/>
      <w:bookmarkStart w:id="203" w:name="_Toc180462"/>
      <w:bookmarkEnd w:id="202"/>
      <w:r w:rsidRPr="000E6669">
        <w:t>J2735Node_XY</w:t>
      </w:r>
      <w:bookmarkEnd w:id="203"/>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53</w:t>
      </w:r>
      <w:r w:rsidR="002E3921">
        <w:rPr>
          <w:noProof/>
        </w:rPr>
        <w:fldChar w:fldCharType="end"/>
      </w:r>
      <w:r>
        <w:t xml:space="preserve"> - </w:t>
      </w:r>
      <w:r w:rsidRPr="0049678A">
        <w:t>J2735Node_XY</w:t>
      </w:r>
    </w:p>
    <w:p w:rsidR="00A1173A" w:rsidRDefault="00A1173A" w:rsidP="00A1173A">
      <w:pPr>
        <w:pStyle w:val="Heading1"/>
        <w:rPr>
          <w:lang w:eastAsia="ja-JP"/>
        </w:rPr>
      </w:pPr>
      <w:bookmarkStart w:id="204" w:name="_Toc180463"/>
      <w:r>
        <w:rPr>
          <w:lang w:eastAsia="ja-JP"/>
        </w:rPr>
        <w:t>Sample Data</w:t>
      </w:r>
      <w:bookmarkEnd w:id="204"/>
    </w:p>
    <w:p w:rsidR="00A1173A" w:rsidRDefault="00A1173A" w:rsidP="00A1173A">
      <w:pPr>
        <w:pStyle w:val="Heading2"/>
      </w:pPr>
      <w:bookmarkStart w:id="205" w:name="_Sample_TIM_Data"/>
      <w:bookmarkStart w:id="206" w:name="_Toc180464"/>
      <w:bookmarkEnd w:id="205"/>
      <w:r>
        <w:t>Sample TIM Data</w:t>
      </w:r>
      <w:bookmarkEnd w:id="206"/>
    </w:p>
    <w:p w:rsidR="00EC5A4D" w:rsidRDefault="00F33364" w:rsidP="00EC5A4D">
      <w:proofErr w:type="gramStart"/>
      <w:r>
        <w:t>Due to the fact that</w:t>
      </w:r>
      <w:proofErr w:type="gramEnd"/>
      <w:r>
        <w:t xml:space="preserve"> XML standard does not support array construct, arrays must be embedded into another object in order to maintain separation from the other elements within a structure. Additionally, since there is no indicator in XML to identify an array, an array with only one element will be represented as a simple object.</w:t>
      </w:r>
    </w:p>
    <w:p w:rsidR="00EC5A4D" w:rsidRPr="00EC5A4D" w:rsidRDefault="00EC5A4D" w:rsidP="00EC5A4D">
      <w:r>
        <w:t xml:space="preserve">In the following samples </w:t>
      </w:r>
      <w:r w:rsidR="003D1AA8">
        <w:t xml:space="preserve">those data elements that appear as </w:t>
      </w:r>
      <w:r>
        <w:t xml:space="preserve">JSON </w:t>
      </w:r>
      <w:r w:rsidR="003D1AA8">
        <w:t xml:space="preserve">Object but may come as JSON array if there were more than one child element are highlighted in </w:t>
      </w:r>
      <w:r w:rsidR="003D1AA8" w:rsidRPr="003D1AA8">
        <w:rPr>
          <w:b/>
          <w:i/>
        </w:rPr>
        <w:t>bold-face</w:t>
      </w:r>
      <w:r w:rsidR="003D1AA8">
        <w:t xml:space="preserve"> font. Conversely, those elements that appear as JSON Array but may come as JSON object if only one child element exists are also highlight in </w:t>
      </w:r>
      <w:r w:rsidR="003D1AA8" w:rsidRPr="003D1AA8">
        <w:rPr>
          <w:b/>
          <w:i/>
        </w:rPr>
        <w:t>bold-face</w:t>
      </w:r>
      <w:r w:rsidR="003D1AA8">
        <w:t xml:space="preserve"> font</w:t>
      </w:r>
      <w:r>
        <w:t>.</w:t>
      </w:r>
    </w:p>
    <w:p w:rsidR="00A1173A" w:rsidRDefault="00CC3809" w:rsidP="00A1173A">
      <w:pPr>
        <w:pStyle w:val="Heading3"/>
      </w:pPr>
      <w:bookmarkStart w:id="207" w:name="_ODE_Broadcast_TIM"/>
      <w:bookmarkStart w:id="208" w:name="_Toc180465"/>
      <w:bookmarkEnd w:id="207"/>
      <w:r>
        <w:lastRenderedPageBreak/>
        <w:t xml:space="preserve">ODE </w:t>
      </w:r>
      <w:r w:rsidR="00A1173A">
        <w:t>Broadcast TIM</w:t>
      </w:r>
      <w:bookmarkEnd w:id="208"/>
    </w:p>
    <w:p w:rsidR="00A1173A" w:rsidRDefault="00A1173A" w:rsidP="00A1173A">
      <w:pPr>
        <w:rPr>
          <w:rStyle w:val="Hyperlink"/>
        </w:rPr>
      </w:pPr>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ED7F83" w:rsidRDefault="00A90A98" w:rsidP="00A90A98">
      <w:pPr>
        <w:shd w:val="clear" w:color="auto" w:fill="D9D9D9" w:themeFill="background1" w:themeFillShade="D9"/>
        <w:spacing w:after="0"/>
        <w:rPr>
          <w:rFonts w:ascii="Courier New" w:hAnsi="Courier New" w:cs="Courier New"/>
          <w:sz w:val="20"/>
          <w:szCs w:val="20"/>
        </w:rPr>
      </w:pPr>
      <w:r w:rsidRPr="00ED7F83">
        <w:rPr>
          <w:rFonts w:ascii="Courier New" w:hAnsi="Courier New" w:cs="Courier New"/>
          <w:sz w:val="20"/>
          <w:szCs w:val="20"/>
        </w:rPr>
        <w:t xml:space="preserve">      "rsus":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D42025" w:rsidRPr="000B2548" w:rsidRDefault="00D42025" w:rsidP="00D42025">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 xml:space="preserve">  </w:t>
      </w:r>
      <w:r w:rsidRPr="000B2548">
        <w:rPr>
          <w:rFonts w:ascii="Courier New" w:hAnsi="Courier New" w:cs="Courier New"/>
          <w:sz w:val="20"/>
          <w:szCs w:val="20"/>
        </w:rPr>
        <w:t xml:space="preserve">        "rsuIndex": 10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"rsuTarge</w:t>
      </w:r>
      <w:r w:rsidR="0081076A">
        <w:rPr>
          <w:rFonts w:ascii="Courier New" w:hAnsi="Courier New" w:cs="Courier New"/>
          <w:sz w:val="20"/>
          <w:szCs w:val="20"/>
        </w:rPr>
        <w:t>t": "127.0.0.1</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"rsuUsername": "</w:t>
      </w:r>
      <w:r w:rsidR="0081076A">
        <w:rPr>
          <w:rFonts w:ascii="Courier New" w:hAnsi="Courier New" w:cs="Courier New"/>
          <w:sz w:val="20"/>
          <w:szCs w:val="20"/>
        </w:rPr>
        <w:t>username</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"rsuRetries":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"rsuTimeout": 1000,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"rsuPassword": "</w:t>
      </w:r>
      <w:r w:rsidR="007300F8">
        <w:rPr>
          <w:rFonts w:ascii="Courier New" w:hAnsi="Courier New" w:cs="Courier New"/>
          <w:sz w:val="20"/>
          <w:szCs w:val="20"/>
        </w:rPr>
        <w:t>*</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w:t>
      </w:r>
      <w:proofErr w:type="gramStart"/>
      <w:r w:rsidRPr="002569E8">
        <w:rPr>
          <w:rFonts w:ascii="Courier New" w:hAnsi="Courier New" w:cs="Courier New"/>
          <w:sz w:val="20"/>
          <w:szCs w:val="20"/>
        </w:rPr>
        <w:t>us.dot.its.jpo.ode.model</w:t>
      </w:r>
      <w:proofErr w:type="gramEnd"/>
      <w:r w:rsidRPr="002569E8">
        <w:rPr>
          <w:rFonts w:ascii="Courier New" w:hAnsi="Courier New" w:cs="Courier New"/>
          <w:sz w:val="20"/>
          <w:szCs w:val="20"/>
        </w:rPr>
        <w:t>.OdeMsgPayload",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r w:rsidR="000C5D5E">
        <w:rPr>
          <w:rFonts w:ascii="Courier New" w:hAnsi="Courier New" w:cs="Courier New"/>
          <w:sz w:val="20"/>
          <w:szCs w:val="20"/>
        </w:rPr>
        <w:t>6</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w:t>
      </w:r>
      <w:proofErr w:type="gramStart"/>
      <w:r w:rsidRPr="002569E8">
        <w:rPr>
          <w:rFonts w:ascii="Courier New" w:hAnsi="Courier New" w:cs="Courier New"/>
          <w:sz w:val="20"/>
          <w:szCs w:val="20"/>
        </w:rPr>
        <w:t>plugin.j2735.OdeTravelerInformationMessage</w:t>
      </w:r>
      <w:proofErr w:type="gramEnd"/>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 w:rsidR="00284194" w:rsidRPr="008B1559" w:rsidRDefault="00284194" w:rsidP="00A1173A"/>
    <w:p w:rsidR="00A1173A" w:rsidRDefault="00A1173A" w:rsidP="00A1173A">
      <w:pPr>
        <w:pStyle w:val="Heading3"/>
      </w:pPr>
      <w:bookmarkStart w:id="209" w:name="_Toc180466"/>
      <w:r>
        <w:t xml:space="preserve">Received TIM </w:t>
      </w:r>
      <w:r w:rsidR="00D93DEF">
        <w:t>from rxMsg</w:t>
      </w:r>
      <w:bookmarkEnd w:id="209"/>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w:t>
      </w:r>
      <w:ins w:id="210" w:author="Musavi, Hamid [USA]" w:date="2019-02-04T09:28:00Z">
        <w:r w:rsidR="00C800CF" w:rsidRPr="00C800CF">
          <w:rPr>
            <w:rFonts w:ascii="Courier New" w:hAnsi="Courier New" w:cs="Courier New"/>
            <w:sz w:val="20"/>
            <w:szCs w:val="20"/>
          </w:rPr>
          <w:t>TMC_VIA_SAT</w:t>
        </w:r>
      </w:ins>
      <w:del w:id="211" w:author="Musavi, Hamid [USA]" w:date="2019-02-04T09:28:00Z">
        <w:r w:rsidRPr="000866CB" w:rsidDel="00C800CF">
          <w:rPr>
            <w:rFonts w:ascii="Courier New" w:hAnsi="Courier New" w:cs="Courier New"/>
            <w:sz w:val="20"/>
            <w:szCs w:val="20"/>
          </w:rPr>
          <w:delText>OBU</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212" w:name="_Toc180467"/>
      <w:r>
        <w:t>Sample Distress Notification Message (dnMsg)</w:t>
      </w:r>
      <w:bookmarkEnd w:id="212"/>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0C5D5E">
        <w:rPr>
          <w:rFonts w:ascii="Courier New" w:hAnsi="Courier New" w:cs="Courier New"/>
        </w:rPr>
        <w:t>6</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w:t>
      </w:r>
      <w:proofErr w:type="gramStart"/>
      <w:r w:rsidRPr="00DE00B4">
        <w:rPr>
          <w:rFonts w:ascii="Courier New" w:hAnsi="Courier New" w:cs="Courier New"/>
        </w:rPr>
        <w:t>us.dot.its.jpo.ode.model</w:t>
      </w:r>
      <w:proofErr w:type="gramEnd"/>
      <w:r w:rsidRPr="00DE00B4">
        <w:rPr>
          <w:rFonts w:ascii="Courier New" w:hAnsi="Courier New" w:cs="Courier New"/>
        </w:rPr>
        <w:t>.OdeTimPayload",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2E3921"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pPr>
      <w:bookmarkStart w:id="213" w:name="_Toc180468"/>
      <w:r>
        <w:t>J2735 Broadcast TIM</w:t>
      </w:r>
      <w:bookmarkEnd w:id="213"/>
    </w:p>
    <w:p w:rsidR="008C015A" w:rsidRPr="008B1559" w:rsidRDefault="008C015A" w:rsidP="008C015A">
      <w:r>
        <w:t xml:space="preserve">This is sample J2735 TIM broadcast message. A </w:t>
      </w:r>
      <w:hyperlink w:anchor="_ODE_Broadcast_TIM" w:history="1">
        <w:r w:rsidRPr="006F7F91">
          <w:rPr>
            <w:rStyle w:val="Hyperlink"/>
          </w:rPr>
          <w:t>TIM broadcast request</w:t>
        </w:r>
      </w:hyperlink>
      <w: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"metadata":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"rsus": {</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"rsus": {</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"rsuTarget": "127.0.0.3",</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"rsuUsername": "v3user",</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"rsuRetries": 1,</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"rsuTimeout": 1000,</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"rsuPassword": "*",</w:t>
      </w:r>
    </w:p>
    <w:p w:rsid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"rsuIndex": 10</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"recordGeneratedBy": "TMC",</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"schemaVersion": 6,</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"payloadType": "</w:t>
      </w:r>
      <w:proofErr w:type="gramStart"/>
      <w:r w:rsidRPr="000B2548">
        <w:rPr>
          <w:rFonts w:ascii="Courier New" w:hAnsi="Courier New" w:cs="Courier New"/>
          <w:sz w:val="20"/>
          <w:szCs w:val="20"/>
        </w:rPr>
        <w:t>us.dot.its.jpo.ode.model</w:t>
      </w:r>
      <w:proofErr w:type="gramEnd"/>
      <w:r w:rsidRPr="000B2548">
        <w:rPr>
          <w:rFonts w:ascii="Courier New" w:hAnsi="Courier New" w:cs="Courier New"/>
          <w:sz w:val="20"/>
          <w:szCs w:val="20"/>
        </w:rPr>
        <w:t>.OdeTimPayload",</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"serialNumber":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"streamId": "957ed6d1-ea50-4e22-92f1-86e0e7ec72d3",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"bundleSize":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"sanitized": false,</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"recordGeneratedAt": "2017-03-13T06:07:11Z",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"odeReceivedAt": "2018-11-09T20:52:28.846Z"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"value":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"TravelerInformation":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"timeStamp": 102607,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"packetID": "EC9C236B0000000000",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"urlB":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"dataFrames":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"closedPath":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"false":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"anchor":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"name": "bob",</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700,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"directionality":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"both":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"description":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"geometry":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"extent":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3300,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"circle":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"center":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"units": 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"radius": 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"direction":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33,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 23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"sspMsgRights1":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"duratonTime": 22,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"sspMsgRights2":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"startYear": 2017,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"roadSignID":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"crc": "0000",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"viewAngle":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"mutcdCode":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"warning":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"position":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"priority":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"content":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125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"some text"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250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98765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"sspTimRights":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"sspLocationRights":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"frameType":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"startTime": 482027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"msgCnt": 13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"dataType": "TravelerInformation"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6F7F91" w:rsidRPr="008C015A"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8C015A" w:rsidRPr="00DE00B4" w:rsidRDefault="008C015A" w:rsidP="008C015A"/>
    <w:p w:rsidR="00A1173A" w:rsidRDefault="00A1173A" w:rsidP="00A1173A">
      <w:pPr>
        <w:pStyle w:val="Heading2"/>
      </w:pPr>
      <w:bookmarkStart w:id="214" w:name="_Toc180469"/>
      <w:r>
        <w:t>Sample Driver Alert</w:t>
      </w:r>
      <w:bookmarkEnd w:id="214"/>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15" w:name="_Toc180470"/>
      <w:r>
        <w:t>Sample BSM Data</w:t>
      </w:r>
      <w:bookmarkEnd w:id="215"/>
    </w:p>
    <w:p w:rsidR="008B1559" w:rsidRDefault="00D93DEF" w:rsidP="008B1559">
      <w:pPr>
        <w:pStyle w:val="Heading3"/>
      </w:pPr>
      <w:bookmarkStart w:id="216" w:name="_Toc180471"/>
      <w:r>
        <w:t>BSM from bsmTx</w:t>
      </w:r>
      <w:bookmarkEnd w:id="216"/>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"metadata":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"bsmSource": "EV",</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"logFileName": "bsmTx.bin",</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"recordType": "bsmTx",</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"securityResultCode": "success",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"receivedMessageDetails":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"locationData":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"latitude": "40.5657881",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"longitude": "-105.0316742",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 "1489",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"speed": "0.4",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"heading": "267.4"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"payloadType": "</w:t>
      </w:r>
      <w:proofErr w:type="gramStart"/>
      <w:r w:rsidRPr="009D29F1">
        <w:rPr>
          <w:rFonts w:ascii="Courier New" w:hAnsi="Courier New" w:cs="Courier New"/>
          <w:sz w:val="20"/>
          <w:szCs w:val="20"/>
        </w:rPr>
        <w:t>us.dot.its.jpo.ode.model</w:t>
      </w:r>
      <w:proofErr w:type="gramEnd"/>
      <w:r w:rsidRPr="009D29F1">
        <w:rPr>
          <w:rFonts w:ascii="Courier New" w:hAnsi="Courier New" w:cs="Courier New"/>
          <w:sz w:val="20"/>
          <w:szCs w:val="20"/>
        </w:rPr>
        <w:t>.OdeBsmPayload",</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"serialId":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"streamId": "a3a896e0-7464-4cb6-a4b1-ca49290bb118",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"bundleSize": 16,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"bundleId":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"recordId":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"serialNumber":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"odeReceivedAt": "2018-12-14T16:43:03.162Z",</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"schemaVersion": 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"recordGeneratedAt": "2018-05-01T15:55:55.494Z",</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"recordGeneratedBy": "OBU",</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"sanitized":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"payload":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"dataType": "us.dot.its.jpo.ode.</w:t>
      </w:r>
      <w:proofErr w:type="gramStart"/>
      <w:r w:rsidRPr="009D29F1">
        <w:rPr>
          <w:rFonts w:ascii="Courier New" w:hAnsi="Courier New" w:cs="Courier New"/>
          <w:sz w:val="20"/>
          <w:szCs w:val="20"/>
        </w:rPr>
        <w:t>plugin.j2735.J</w:t>
      </w:r>
      <w:proofErr w:type="gramEnd"/>
      <w:r w:rsidRPr="009D29F1">
        <w:rPr>
          <w:rFonts w:ascii="Courier New" w:hAnsi="Courier New" w:cs="Courier New"/>
          <w:sz w:val="20"/>
          <w:szCs w:val="20"/>
        </w:rPr>
        <w:t>2735Bsm",</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"coreData":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"msgCnt": 37,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"31325433",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"secMark": 25399,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"position":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"latitude": 40.5659938,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"longitude": -105.0317754,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 1440.9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"accelSet":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"accelLat":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"accelLong": 0.27,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"accelVert":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"accelYaw":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"accuracy":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"semiMajor": 9.3,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"semiMinor": 12.05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"transmission": "NEUTRAL",</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"speed": 0.28,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"heading": 313.25,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"brakes":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"wheelBrakes":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"leftFront":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"rightFront":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"unavailable": true,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"leftRear":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"rightRear":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"traction":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"abs":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"scs":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"brakeBoost":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"auxBrakes":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"size":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"width": 190,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"length": 570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"partII":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"VehicleSafetyExtensions",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"value":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"pathHistory":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"crumbData":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-0.6,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-0.0000113,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0.0000181,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-2.3,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-0.000031,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0.0000472,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-0.0000103,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0.0000636,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15.7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-0.0000052,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0.0000615,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18.7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0.0000614,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0.000115,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25.89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0.7,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0.0001878,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0.0002503,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39.59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3.1,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0.0002333,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0.0002816,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45.39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3.9,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0.0002187,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0.0002952,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49.59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4.6,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0.0001976,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0.0002721,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56.99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8.4,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0.0001891,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0.0003655,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60.5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13.7,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0.0002022,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0.0004886,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"timeOffset": 63.49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14.4,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0.0001973,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0.0004861,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67.6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14.4,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0.0001795,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0.0004815,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72.7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13.5,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0.000171,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0.0004749,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75.7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12.1,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0.0001609,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0.0004566,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78.8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"pathPrediction":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"confidence":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"radiusOfCurve":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"SupplementalVehicleExtensions",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"value":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8B1559" w:rsidRDefault="009D29F1" w:rsidP="008B1559">
      <w:r w:rsidRPr="009D29F1">
        <w:rPr>
          <w:rFonts w:ascii="Courier New" w:hAnsi="Courier New" w:cs="Courier New"/>
          <w:sz w:val="20"/>
          <w:szCs w:val="20"/>
        </w:rPr>
        <w:t>}</w:t>
      </w:r>
      <w:r w:rsidRPr="009D29F1" w:rsidDel="009D29F1">
        <w:rPr>
          <w:rFonts w:ascii="Courier New" w:hAnsi="Courier New" w:cs="Courier New"/>
          <w:sz w:val="20"/>
          <w:szCs w:val="20"/>
        </w:rPr>
        <w:t xml:space="preserve"> </w:t>
      </w:r>
    </w:p>
    <w:p w:rsidR="008B1559" w:rsidRDefault="008B1559" w:rsidP="008B1559">
      <w:pPr>
        <w:pStyle w:val="Heading3"/>
      </w:pPr>
      <w:bookmarkStart w:id="217" w:name="_Toc180472"/>
      <w:r>
        <w:t xml:space="preserve">BSM </w:t>
      </w:r>
      <w:r w:rsidR="00D93DEF">
        <w:t xml:space="preserve">from </w:t>
      </w:r>
      <w:r w:rsidR="003B7407">
        <w:t>bsmLogDuringEvent</w:t>
      </w:r>
      <w:bookmarkEnd w:id="217"/>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"metadata":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"bsmSource": "RV",</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"logFileName": "bsmLogDuringEvent.bin",</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"recordType": "bsmLogDuringEvent",</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"securityResultCode": "success",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"receivedMessageDetails":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"locationData":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"latitude": "40.565771",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"longitude": "-105.0318108",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 "1487",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"speed": "0.14",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"heading": "205.975"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"payloadType": "</w:t>
      </w:r>
      <w:proofErr w:type="gramStart"/>
      <w:r w:rsidRPr="009D29F1">
        <w:rPr>
          <w:rFonts w:ascii="Courier New" w:hAnsi="Courier New" w:cs="Courier New"/>
          <w:sz w:val="20"/>
          <w:szCs w:val="20"/>
        </w:rPr>
        <w:t>us.dot.its.jpo.ode.model</w:t>
      </w:r>
      <w:proofErr w:type="gramEnd"/>
      <w:r w:rsidRPr="009D29F1">
        <w:rPr>
          <w:rFonts w:ascii="Courier New" w:hAnsi="Courier New" w:cs="Courier New"/>
          <w:sz w:val="20"/>
          <w:szCs w:val="20"/>
        </w:rPr>
        <w:t>.OdeBsmPayload",</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"serialId":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"streamId": "a3a896e0-7464-4cb6-a4b1-ca49290bb118",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"bundleSize": 222,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"bundleId": 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"recordId": 221,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"serialNumber": 237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"odeReceivedAt": "2018-12-14T16:46:23.651Z",</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"schemaVersion": 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"recordGeneratedAt": "2018-05-01T16:04:23.694Z",</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"recordGeneratedBy": "OBU",</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"sanitized":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"payload":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"dataType": "us.dot.its.jpo.ode.</w:t>
      </w:r>
      <w:proofErr w:type="gramStart"/>
      <w:r w:rsidRPr="009D29F1">
        <w:rPr>
          <w:rFonts w:ascii="Courier New" w:hAnsi="Courier New" w:cs="Courier New"/>
          <w:sz w:val="20"/>
          <w:szCs w:val="20"/>
        </w:rPr>
        <w:t>plugin.j2735.J</w:t>
      </w:r>
      <w:proofErr w:type="gramEnd"/>
      <w:r w:rsidRPr="009D29F1">
        <w:rPr>
          <w:rFonts w:ascii="Courier New" w:hAnsi="Courier New" w:cs="Courier New"/>
          <w:sz w:val="20"/>
          <w:szCs w:val="20"/>
        </w:rPr>
        <w:t>2735Bsm",</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"coreData":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"msgCnt": 95,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"31325431",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"secMark": 23794,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"position":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"latitude": 40.5657318,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"longitude": -105.0318485,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 1472.8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"accelSet":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"accelLat":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"accelLong": 0.52,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"accelVert":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"accelYaw":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"accuracy":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"semiMajor": 12.7,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"semiMinor": 12.4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"transmission": "NEUTRAL",</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"speed": 0.1,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"heading": 250.9125,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"brakes":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"wheelBrakes":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"leftFront":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"rightFront":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"unavailable": true,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"leftRear":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"rightRear": false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"traction":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"abs":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"scs":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"brakeBoost":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"auxBrakes": "unavailable"</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"size":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"width": 190,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"length": 570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"partII":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"VehicleSafetyExtensions",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"value":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"pathHistory":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"crumbData":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0.3,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-0.0000044,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-0.0000106,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0.59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0.0000141,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0.0000047,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6.99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2.8,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0.0000385,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0.0000206,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15.09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4.2,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0.0000394,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0.0000051,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23.19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8.6,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0.0000586,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0.0000595,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37.89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10.2,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0.0000866,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0.0001174,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43.8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8.5,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0.0001026,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0.0001127,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49.2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-0.1,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0.0001183,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0.0000434,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55.6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-8.1,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0.0001101,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-0.0000274,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59.09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-14.2,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0.0001019,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-0.0000492,</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61.19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0.0000944,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-0.0000738,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63.49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-31.4,</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0.0000826,</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-0.0001389,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69.19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-39.8,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0.0000788,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-0.0001748,</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73.09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-46.7,</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0.0000753,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-0.0002035,</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78.89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lastRenderedPageBreak/>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"elevationOffset": -48.9,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"latOffset": 0.0000831,</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"lonOffset": -0.0002563,</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"timeOffset": 82.09</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"pathPrediction":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"confidence":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"radiusOfCurve": 0</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"id": "SupplementalVehicleExtensions",</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"value":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9D29F1" w:rsidRPr="009D29F1" w:rsidRDefault="009D29F1" w:rsidP="009D29F1">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 xml:space="preserve">  }</w:t>
      </w:r>
    </w:p>
    <w:p w:rsidR="008B1559" w:rsidRPr="008B1559" w:rsidRDefault="009D29F1" w:rsidP="000866CB">
      <w:pPr>
        <w:shd w:val="clear" w:color="auto" w:fill="D9D9D9" w:themeFill="background1" w:themeFillShade="D9"/>
        <w:spacing w:after="0"/>
        <w:rPr>
          <w:rFonts w:ascii="Courier New" w:hAnsi="Courier New" w:cs="Courier New"/>
          <w:sz w:val="20"/>
          <w:szCs w:val="20"/>
        </w:rPr>
      </w:pPr>
      <w:r w:rsidRPr="009D29F1">
        <w:rPr>
          <w:rFonts w:ascii="Courier New" w:hAnsi="Courier New" w:cs="Courier New"/>
          <w:sz w:val="20"/>
          <w:szCs w:val="20"/>
        </w:rPr>
        <w:t>}</w:t>
      </w:r>
      <w:r w:rsidRPr="009D29F1" w:rsidDel="009D29F1">
        <w:rPr>
          <w:rFonts w:ascii="Courier New" w:hAnsi="Courier New" w:cs="Courier New"/>
          <w:sz w:val="20"/>
          <w:szCs w:val="20"/>
        </w:rPr>
        <w:t xml:space="preserve"> </w:t>
      </w:r>
    </w:p>
    <w:p w:rsidR="008B1559" w:rsidRDefault="008B1559" w:rsidP="008B1559"/>
    <w:p w:rsidR="00556139" w:rsidRDefault="00556139" w:rsidP="00556139">
      <w:pPr>
        <w:pStyle w:val="Heading3"/>
      </w:pPr>
      <w:bookmarkStart w:id="218" w:name="_Toc180473"/>
      <w:r>
        <w:t>BSM from rxMsg</w:t>
      </w:r>
      <w:bookmarkEnd w:id="218"/>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w:t>
      </w:r>
      <w:proofErr w:type="gramStart"/>
      <w:r w:rsidRPr="00384C3A">
        <w:rPr>
          <w:rFonts w:ascii="Courier New" w:hAnsi="Courier New" w:cs="Courier New"/>
          <w:sz w:val="20"/>
          <w:szCs w:val="20"/>
        </w:rPr>
        <w:t>us.dot.its.jpo.ode.model</w:t>
      </w:r>
      <w:proofErr w:type="gramEnd"/>
      <w:r w:rsidRPr="00384C3A">
        <w:rPr>
          <w:rFonts w:ascii="Courier New" w:hAnsi="Courier New" w:cs="Courier New"/>
          <w:sz w:val="20"/>
          <w:szCs w:val="20"/>
        </w:rPr>
        <w:t>.OdeBsmPayload",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w:t>
      </w:r>
      <w:proofErr w:type="gramStart"/>
      <w:r w:rsidRPr="00384C3A">
        <w:rPr>
          <w:rFonts w:ascii="Courier New" w:hAnsi="Courier New" w:cs="Courier New"/>
          <w:sz w:val="20"/>
          <w:szCs w:val="20"/>
        </w:rPr>
        <w:t>plugin.j2735.J</w:t>
      </w:r>
      <w:proofErr w:type="gramEnd"/>
      <w:r w:rsidRPr="00384C3A">
        <w:rPr>
          <w:rFonts w:ascii="Courier New" w:hAnsi="Courier New" w:cs="Courier New"/>
          <w:sz w:val="20"/>
          <w:szCs w:val="20"/>
        </w:rPr>
        <w:t>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219" w:name="_Toc180474"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219"/>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3906" w:rsidRDefault="003D3906" w:rsidP="002F2B93">
      <w:pPr>
        <w:spacing w:after="0" w:line="240" w:lineRule="auto"/>
      </w:pPr>
      <w:r>
        <w:separator/>
      </w:r>
    </w:p>
  </w:endnote>
  <w:endnote w:type="continuationSeparator" w:id="0">
    <w:p w:rsidR="003D3906" w:rsidRDefault="003D3906" w:rsidP="002F2B93">
      <w:pPr>
        <w:spacing w:after="0" w:line="240" w:lineRule="auto"/>
      </w:pPr>
      <w:r>
        <w:continuationSeparator/>
      </w:r>
    </w:p>
  </w:endnote>
  <w:endnote w:id="1">
    <w:p w:rsidR="00AB3FF6" w:rsidRDefault="00AB3FF6" w:rsidP="00E0724D">
      <w:pPr>
        <w:pStyle w:val="EndnoteText"/>
      </w:pPr>
      <w:r>
        <w:rPr>
          <w:rStyle w:val="EndnoteReference"/>
        </w:rPr>
        <w:endnoteRef/>
      </w:r>
      <w:r>
        <w:t xml:space="preserve"> </w:t>
      </w:r>
      <w:r w:rsidRPr="00F33F98">
        <w:t>Midnight will be represented as 0:00 for all time fields</w:t>
      </w:r>
    </w:p>
  </w:endnote>
  <w:endnote w:id="2">
    <w:p w:rsidR="00AB3FF6" w:rsidRDefault="00AB3FF6">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3906" w:rsidRDefault="003D3906" w:rsidP="002F2B93">
      <w:pPr>
        <w:spacing w:after="0" w:line="240" w:lineRule="auto"/>
      </w:pPr>
      <w:r>
        <w:separator/>
      </w:r>
    </w:p>
  </w:footnote>
  <w:footnote w:type="continuationSeparator" w:id="0">
    <w:p w:rsidR="003D3906" w:rsidRDefault="003D3906" w:rsidP="002F2B93">
      <w:pPr>
        <w:spacing w:after="0" w:line="240" w:lineRule="auto"/>
      </w:pPr>
      <w:r>
        <w:continuationSeparator/>
      </w:r>
    </w:p>
  </w:footnote>
  <w:footnote w:id="1">
    <w:p w:rsidR="00AB3FF6" w:rsidRDefault="00AB3FF6" w:rsidP="00E0724D">
      <w:pPr>
        <w:pStyle w:val="FootnoteText"/>
      </w:pPr>
      <w:r>
        <w:rPr>
          <w:rStyle w:val="FootnoteReference"/>
        </w:rPr>
        <w:footnoteRef/>
      </w:r>
      <w:r>
        <w:t xml:space="preserve"> Available starting with schemaVersion 4</w:t>
      </w:r>
    </w:p>
  </w:footnote>
  <w:footnote w:id="2">
    <w:p w:rsidR="00AB3FF6" w:rsidRDefault="00AB3FF6"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AB3FF6" w:rsidRDefault="00AB3FF6"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AB3FF6" w:rsidRDefault="00AB3FF6" w:rsidP="00E0724D">
      <w:pPr>
        <w:pStyle w:val="FootnoteText"/>
      </w:pPr>
      <w:r>
        <w:rPr>
          <w:rStyle w:val="FootnoteReference"/>
        </w:rPr>
        <w:footnoteRef/>
      </w:r>
      <w:r>
        <w:t xml:space="preserve"> Available starting with schemaVersion 3</w:t>
      </w:r>
    </w:p>
  </w:footnote>
  <w:footnote w:id="5">
    <w:p w:rsidR="00AB3FF6" w:rsidRDefault="00AB3FF6" w:rsidP="00E0724D">
      <w:pPr>
        <w:pStyle w:val="FootnoteText"/>
      </w:pPr>
      <w:r>
        <w:rPr>
          <w:rStyle w:val="FootnoteReference"/>
        </w:rPr>
        <w:footnoteRef/>
      </w:r>
      <w:r>
        <w:t xml:space="preserve"> Available starting with schemaVersion 4</w:t>
      </w:r>
    </w:p>
  </w:footnote>
  <w:footnote w:id="6">
    <w:p w:rsidR="00AB3FF6" w:rsidRDefault="00AB3FF6">
      <w:pPr>
        <w:pStyle w:val="FootnoteText"/>
      </w:pPr>
      <w:r>
        <w:rPr>
          <w:rStyle w:val="FootnoteReference"/>
        </w:rPr>
        <w:footnoteRef/>
      </w:r>
      <w:r>
        <w:t xml:space="preserve"> Available starting with schemaVersion 6</w:t>
      </w:r>
    </w:p>
  </w:footnote>
  <w:footnote w:id="7">
    <w:p w:rsidR="00AB3FF6" w:rsidRDefault="00AB3FF6"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AB3FF6" w:rsidRDefault="00AB3FF6" w:rsidP="00A50733">
      <w:pPr>
        <w:pStyle w:val="FootnoteText"/>
      </w:pPr>
      <w:r>
        <w:rPr>
          <w:rStyle w:val="FootnoteReference"/>
        </w:rPr>
        <w:footnoteRef/>
      </w:r>
      <w:r>
        <w:t xml:space="preserve"> Available starting with schemaVersion 4</w:t>
      </w:r>
    </w:p>
  </w:footnote>
  <w:footnote w:id="9">
    <w:p w:rsidR="00AB3FF6" w:rsidRDefault="00AB3FF6">
      <w:pPr>
        <w:pStyle w:val="FootnoteText"/>
      </w:pPr>
      <w:r>
        <w:rPr>
          <w:rStyle w:val="FootnoteReference"/>
        </w:rPr>
        <w:footnoteRef/>
      </w:r>
      <w:r>
        <w:t xml:space="preserve"> Only available in schemaVersion 3.</w:t>
      </w:r>
    </w:p>
  </w:footnote>
  <w:footnote w:id="10">
    <w:p w:rsidR="00AB3FF6" w:rsidRDefault="00AB3FF6">
      <w:pPr>
        <w:pStyle w:val="FootnoteText"/>
      </w:pPr>
      <w:r>
        <w:rPr>
          <w:rStyle w:val="FootnoteReference"/>
        </w:rPr>
        <w:footnoteRef/>
      </w:r>
      <w:r>
        <w:t xml:space="preserve"> All data structures defiend in this section are available starting with schemaVersion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3FF6" w:rsidRPr="008C1C89" w:rsidRDefault="00AB3FF6"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D1735"/>
    <w:multiLevelType w:val="hybridMultilevel"/>
    <w:tmpl w:val="0D5E3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4"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2"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1"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3"/>
  </w:num>
  <w:num w:numId="4">
    <w:abstractNumId w:val="21"/>
  </w:num>
  <w:num w:numId="5">
    <w:abstractNumId w:val="31"/>
  </w:num>
  <w:num w:numId="6">
    <w:abstractNumId w:val="6"/>
  </w:num>
  <w:num w:numId="7">
    <w:abstractNumId w:val="4"/>
  </w:num>
  <w:num w:numId="8">
    <w:abstractNumId w:val="30"/>
  </w:num>
  <w:num w:numId="9">
    <w:abstractNumId w:val="17"/>
  </w:num>
  <w:num w:numId="10">
    <w:abstractNumId w:val="36"/>
  </w:num>
  <w:num w:numId="11">
    <w:abstractNumId w:val="37"/>
  </w:num>
  <w:num w:numId="12">
    <w:abstractNumId w:val="26"/>
  </w:num>
  <w:num w:numId="13">
    <w:abstractNumId w:val="7"/>
  </w:num>
  <w:num w:numId="14">
    <w:abstractNumId w:val="29"/>
  </w:num>
  <w:num w:numId="15">
    <w:abstractNumId w:val="33"/>
  </w:num>
  <w:num w:numId="16">
    <w:abstractNumId w:val="34"/>
  </w:num>
  <w:num w:numId="17">
    <w:abstractNumId w:val="38"/>
  </w:num>
  <w:num w:numId="18">
    <w:abstractNumId w:val="9"/>
  </w:num>
  <w:num w:numId="19">
    <w:abstractNumId w:val="27"/>
  </w:num>
  <w:num w:numId="20">
    <w:abstractNumId w:val="39"/>
  </w:num>
  <w:num w:numId="21">
    <w:abstractNumId w:val="10"/>
  </w:num>
  <w:num w:numId="22">
    <w:abstractNumId w:val="5"/>
  </w:num>
  <w:num w:numId="23">
    <w:abstractNumId w:val="3"/>
  </w:num>
  <w:num w:numId="24">
    <w:abstractNumId w:val="15"/>
  </w:num>
  <w:num w:numId="25">
    <w:abstractNumId w:val="25"/>
  </w:num>
  <w:num w:numId="26">
    <w:abstractNumId w:val="35"/>
  </w:num>
  <w:num w:numId="27">
    <w:abstractNumId w:val="32"/>
  </w:num>
  <w:num w:numId="28">
    <w:abstractNumId w:val="12"/>
  </w:num>
  <w:num w:numId="29">
    <w:abstractNumId w:val="22"/>
  </w:num>
  <w:num w:numId="30">
    <w:abstractNumId w:val="18"/>
  </w:num>
  <w:num w:numId="31">
    <w:abstractNumId w:val="11"/>
  </w:num>
  <w:num w:numId="32">
    <w:abstractNumId w:val="2"/>
  </w:num>
  <w:num w:numId="33">
    <w:abstractNumId w:val="19"/>
  </w:num>
  <w:num w:numId="34">
    <w:abstractNumId w:val="40"/>
  </w:num>
  <w:num w:numId="35">
    <w:abstractNumId w:val="14"/>
  </w:num>
  <w:num w:numId="36">
    <w:abstractNumId w:val="41"/>
  </w:num>
  <w:num w:numId="37">
    <w:abstractNumId w:val="24"/>
  </w:num>
  <w:num w:numId="38">
    <w:abstractNumId w:val="8"/>
  </w:num>
  <w:num w:numId="39">
    <w:abstractNumId w:val="1"/>
  </w:num>
  <w:num w:numId="40">
    <w:abstractNumId w:val="28"/>
  </w:num>
  <w:num w:numId="41">
    <w:abstractNumId w:val="20"/>
  </w:num>
  <w:num w:numId="42">
    <w:abstractNumId w:val="23"/>
  </w:num>
  <w:num w:numId="43">
    <w:abstractNumId w:val="0"/>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56BF4"/>
    <w:rsid w:val="00060B01"/>
    <w:rsid w:val="000613D0"/>
    <w:rsid w:val="00064973"/>
    <w:rsid w:val="00075BEE"/>
    <w:rsid w:val="00076DCA"/>
    <w:rsid w:val="000866CB"/>
    <w:rsid w:val="0009569B"/>
    <w:rsid w:val="000A243D"/>
    <w:rsid w:val="000B2548"/>
    <w:rsid w:val="000B4546"/>
    <w:rsid w:val="000B7728"/>
    <w:rsid w:val="000C5D5E"/>
    <w:rsid w:val="000E45F7"/>
    <w:rsid w:val="000E73C3"/>
    <w:rsid w:val="000F0F08"/>
    <w:rsid w:val="00103415"/>
    <w:rsid w:val="00105574"/>
    <w:rsid w:val="00110F5C"/>
    <w:rsid w:val="001268AB"/>
    <w:rsid w:val="00131406"/>
    <w:rsid w:val="001358F2"/>
    <w:rsid w:val="0014208E"/>
    <w:rsid w:val="00150FCF"/>
    <w:rsid w:val="00162560"/>
    <w:rsid w:val="001727C2"/>
    <w:rsid w:val="00190F8D"/>
    <w:rsid w:val="001A789C"/>
    <w:rsid w:val="001C388A"/>
    <w:rsid w:val="001C3DDE"/>
    <w:rsid w:val="001C475E"/>
    <w:rsid w:val="001D2392"/>
    <w:rsid w:val="001E2BAA"/>
    <w:rsid w:val="001F4B1F"/>
    <w:rsid w:val="002148E5"/>
    <w:rsid w:val="00216203"/>
    <w:rsid w:val="0023492A"/>
    <w:rsid w:val="00240328"/>
    <w:rsid w:val="00242686"/>
    <w:rsid w:val="00242F1E"/>
    <w:rsid w:val="002569E8"/>
    <w:rsid w:val="00257CD7"/>
    <w:rsid w:val="00266486"/>
    <w:rsid w:val="00284194"/>
    <w:rsid w:val="00284C93"/>
    <w:rsid w:val="00295697"/>
    <w:rsid w:val="00296C25"/>
    <w:rsid w:val="002A3A22"/>
    <w:rsid w:val="002C21FC"/>
    <w:rsid w:val="002C2694"/>
    <w:rsid w:val="002C43AC"/>
    <w:rsid w:val="002C5DA3"/>
    <w:rsid w:val="002E3921"/>
    <w:rsid w:val="002F2B93"/>
    <w:rsid w:val="002F7F60"/>
    <w:rsid w:val="00312028"/>
    <w:rsid w:val="003128AE"/>
    <w:rsid w:val="003148C0"/>
    <w:rsid w:val="00326696"/>
    <w:rsid w:val="00330EC7"/>
    <w:rsid w:val="00331B6B"/>
    <w:rsid w:val="00332E8E"/>
    <w:rsid w:val="0033406E"/>
    <w:rsid w:val="00342210"/>
    <w:rsid w:val="00355EE1"/>
    <w:rsid w:val="003658DB"/>
    <w:rsid w:val="0037086A"/>
    <w:rsid w:val="00380EEE"/>
    <w:rsid w:val="00384A61"/>
    <w:rsid w:val="00384C3A"/>
    <w:rsid w:val="00384C92"/>
    <w:rsid w:val="00392E45"/>
    <w:rsid w:val="003B03FA"/>
    <w:rsid w:val="003B603E"/>
    <w:rsid w:val="003B7407"/>
    <w:rsid w:val="003D037E"/>
    <w:rsid w:val="003D1AA8"/>
    <w:rsid w:val="003D3906"/>
    <w:rsid w:val="003F4352"/>
    <w:rsid w:val="003F5783"/>
    <w:rsid w:val="00427236"/>
    <w:rsid w:val="00457364"/>
    <w:rsid w:val="004703E8"/>
    <w:rsid w:val="004775FB"/>
    <w:rsid w:val="004A1D14"/>
    <w:rsid w:val="004A3194"/>
    <w:rsid w:val="004A585F"/>
    <w:rsid w:val="004A71FA"/>
    <w:rsid w:val="004D3F62"/>
    <w:rsid w:val="004D523A"/>
    <w:rsid w:val="004F2717"/>
    <w:rsid w:val="004F4BD6"/>
    <w:rsid w:val="004F613F"/>
    <w:rsid w:val="004F740D"/>
    <w:rsid w:val="00500563"/>
    <w:rsid w:val="00502E2D"/>
    <w:rsid w:val="005056CD"/>
    <w:rsid w:val="00517CF3"/>
    <w:rsid w:val="005269C9"/>
    <w:rsid w:val="00532F35"/>
    <w:rsid w:val="00535800"/>
    <w:rsid w:val="005404E2"/>
    <w:rsid w:val="005423DE"/>
    <w:rsid w:val="00556139"/>
    <w:rsid w:val="0056253B"/>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61B9D"/>
    <w:rsid w:val="006954E2"/>
    <w:rsid w:val="006A0075"/>
    <w:rsid w:val="006A1740"/>
    <w:rsid w:val="006C0B61"/>
    <w:rsid w:val="006C3F59"/>
    <w:rsid w:val="006F1EF1"/>
    <w:rsid w:val="006F3AEE"/>
    <w:rsid w:val="006F7E07"/>
    <w:rsid w:val="006F7F91"/>
    <w:rsid w:val="00713456"/>
    <w:rsid w:val="00722CA7"/>
    <w:rsid w:val="007300F8"/>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0A54"/>
    <w:rsid w:val="008038F3"/>
    <w:rsid w:val="00806D6F"/>
    <w:rsid w:val="0081076A"/>
    <w:rsid w:val="0082174B"/>
    <w:rsid w:val="0082637D"/>
    <w:rsid w:val="008268A7"/>
    <w:rsid w:val="00842BF9"/>
    <w:rsid w:val="00843213"/>
    <w:rsid w:val="0084401B"/>
    <w:rsid w:val="008539C0"/>
    <w:rsid w:val="00865814"/>
    <w:rsid w:val="00877C1A"/>
    <w:rsid w:val="008802C7"/>
    <w:rsid w:val="0089135F"/>
    <w:rsid w:val="00897E23"/>
    <w:rsid w:val="008B1559"/>
    <w:rsid w:val="008B3385"/>
    <w:rsid w:val="008B4ACB"/>
    <w:rsid w:val="008C015A"/>
    <w:rsid w:val="008C1C89"/>
    <w:rsid w:val="008C5899"/>
    <w:rsid w:val="008C61D3"/>
    <w:rsid w:val="008D2A4B"/>
    <w:rsid w:val="008E52D4"/>
    <w:rsid w:val="00941EAE"/>
    <w:rsid w:val="00953DED"/>
    <w:rsid w:val="00955C0A"/>
    <w:rsid w:val="00962B27"/>
    <w:rsid w:val="00980B8A"/>
    <w:rsid w:val="00981E1B"/>
    <w:rsid w:val="00983521"/>
    <w:rsid w:val="009B3E0F"/>
    <w:rsid w:val="009C4A87"/>
    <w:rsid w:val="009C514A"/>
    <w:rsid w:val="009D29F1"/>
    <w:rsid w:val="009D4603"/>
    <w:rsid w:val="009D5560"/>
    <w:rsid w:val="009E0F49"/>
    <w:rsid w:val="009E50F9"/>
    <w:rsid w:val="009F2C06"/>
    <w:rsid w:val="00A0274F"/>
    <w:rsid w:val="00A036F1"/>
    <w:rsid w:val="00A07801"/>
    <w:rsid w:val="00A1173A"/>
    <w:rsid w:val="00A2643F"/>
    <w:rsid w:val="00A27E77"/>
    <w:rsid w:val="00A50733"/>
    <w:rsid w:val="00A54B7D"/>
    <w:rsid w:val="00A6471D"/>
    <w:rsid w:val="00A90A98"/>
    <w:rsid w:val="00A9504E"/>
    <w:rsid w:val="00A96831"/>
    <w:rsid w:val="00AB3FF6"/>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636D"/>
    <w:rsid w:val="00B77060"/>
    <w:rsid w:val="00B920D3"/>
    <w:rsid w:val="00B96478"/>
    <w:rsid w:val="00B9778E"/>
    <w:rsid w:val="00B97F31"/>
    <w:rsid w:val="00BA23A7"/>
    <w:rsid w:val="00C04784"/>
    <w:rsid w:val="00C117BA"/>
    <w:rsid w:val="00C12B6E"/>
    <w:rsid w:val="00C13D03"/>
    <w:rsid w:val="00C32850"/>
    <w:rsid w:val="00C54325"/>
    <w:rsid w:val="00C73E67"/>
    <w:rsid w:val="00C800CF"/>
    <w:rsid w:val="00C81C0C"/>
    <w:rsid w:val="00C81C73"/>
    <w:rsid w:val="00C83C92"/>
    <w:rsid w:val="00C87165"/>
    <w:rsid w:val="00C94B2C"/>
    <w:rsid w:val="00CA06C4"/>
    <w:rsid w:val="00CA156D"/>
    <w:rsid w:val="00CB0DBB"/>
    <w:rsid w:val="00CB1FF5"/>
    <w:rsid w:val="00CC3809"/>
    <w:rsid w:val="00CD14C9"/>
    <w:rsid w:val="00CD6460"/>
    <w:rsid w:val="00CD7FAD"/>
    <w:rsid w:val="00CE0C7C"/>
    <w:rsid w:val="00CE50FC"/>
    <w:rsid w:val="00D02095"/>
    <w:rsid w:val="00D06346"/>
    <w:rsid w:val="00D1354D"/>
    <w:rsid w:val="00D23963"/>
    <w:rsid w:val="00D27A99"/>
    <w:rsid w:val="00D361C8"/>
    <w:rsid w:val="00D406AB"/>
    <w:rsid w:val="00D42025"/>
    <w:rsid w:val="00D51A7C"/>
    <w:rsid w:val="00D62812"/>
    <w:rsid w:val="00D64595"/>
    <w:rsid w:val="00D767DF"/>
    <w:rsid w:val="00D83AB6"/>
    <w:rsid w:val="00D85011"/>
    <w:rsid w:val="00D93DEF"/>
    <w:rsid w:val="00D97CC5"/>
    <w:rsid w:val="00DA3ACB"/>
    <w:rsid w:val="00DA437C"/>
    <w:rsid w:val="00DA6C5C"/>
    <w:rsid w:val="00DC1FE7"/>
    <w:rsid w:val="00DC7AFF"/>
    <w:rsid w:val="00DE00B4"/>
    <w:rsid w:val="00DE7376"/>
    <w:rsid w:val="00E0724D"/>
    <w:rsid w:val="00E221A5"/>
    <w:rsid w:val="00E225A1"/>
    <w:rsid w:val="00E245F8"/>
    <w:rsid w:val="00E26586"/>
    <w:rsid w:val="00E32F45"/>
    <w:rsid w:val="00E34550"/>
    <w:rsid w:val="00E55EB2"/>
    <w:rsid w:val="00E70F09"/>
    <w:rsid w:val="00E75D80"/>
    <w:rsid w:val="00E80361"/>
    <w:rsid w:val="00E92FD7"/>
    <w:rsid w:val="00EA25DF"/>
    <w:rsid w:val="00EC5A4D"/>
    <w:rsid w:val="00ED77CC"/>
    <w:rsid w:val="00ED79F0"/>
    <w:rsid w:val="00ED7F83"/>
    <w:rsid w:val="00EE01CD"/>
    <w:rsid w:val="00EE0ED4"/>
    <w:rsid w:val="00EE21A8"/>
    <w:rsid w:val="00F13022"/>
    <w:rsid w:val="00F14205"/>
    <w:rsid w:val="00F27C43"/>
    <w:rsid w:val="00F3218D"/>
    <w:rsid w:val="00F33364"/>
    <w:rsid w:val="00F33F98"/>
    <w:rsid w:val="00F35716"/>
    <w:rsid w:val="00F42C77"/>
    <w:rsid w:val="00F47FBF"/>
    <w:rsid w:val="00F541AD"/>
    <w:rsid w:val="00F56140"/>
    <w:rsid w:val="00F65956"/>
    <w:rsid w:val="00F70BA7"/>
    <w:rsid w:val="00F83CFF"/>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07D1D"/>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C28ABE07-F703-43CD-9EED-B548158B5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4329</TotalTime>
  <Pages>75</Pages>
  <Words>16951</Words>
  <Characters>96621</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69</cp:revision>
  <dcterms:created xsi:type="dcterms:W3CDTF">2018-04-23T18:57:00Z</dcterms:created>
  <dcterms:modified xsi:type="dcterms:W3CDTF">2019-02-04T19:11:00Z</dcterms:modified>
</cp:coreProperties>
</file>